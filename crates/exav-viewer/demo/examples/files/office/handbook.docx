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_rels/document.xml.rels" ContentType="application/vnd.openxmlformats-package.relationships+xml"/>
  <Override PartName="/word/media/image1.png" ContentType="image/png"/>
  <Override PartName="/word/media/image2.png" ContentType="image/png"/>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1701" w:after="170"/>
        <w:jc w:val="left"/>
        <w:rPr/>
      </w:pPr>
      <w:r>
        <w:rPr/>
        <w:t>Harbour handbook</w:t>
      </w:r>
    </w:p>
    <w:p>
      <w:pPr>
        <w:pStyle w:val="Subtitle"/>
        <w:bidi w:val="0"/>
        <w:spacing w:before="0" w:after="340"/>
        <w:jc w:val="left"/>
        <w:rPr/>
      </w:pPr>
      <w:r>
        <w:rPr/>
        <w:t>The east quay: rules, figures and notes</w:t>
      </w:r>
    </w:p>
    <w:p>
      <w:pPr>
        <w:pStyle w:val="Author"/>
        <w:bidi w:val="0"/>
        <w:spacing w:before="0" w:after="57"/>
        <w:jc w:val="left"/>
        <w:rPr/>
      </w:pPr>
      <w:r>
        <w:rPr/>
        <w:t>exav project, written for the demo (CC0-1.0)</w:t>
      </w:r>
    </w:p>
    <w:p>
      <w:pPr>
        <w:pStyle w:val="Author"/>
        <w:bidi w:val="0"/>
        <w:spacing w:before="0" w:after="57"/>
        <w:jc w:val="left"/>
        <w:rPr/>
      </w:pPr>
      <w:r>
        <w:rPr/>
        <w:t>1 January 2000</w:t>
      </w:r>
    </w:p>
    <w:sdt>
      <w:sdtPr>
        <w:docPartObj>
          <w:docPartGallery w:val="Table of Contents"/>
          <w:docPartUnique w:val="true"/>
        </w:docPartObj>
      </w:sdtPr>
      <w:sdtContent>
        <w:p>
          <w:pPr>
            <w:pStyle w:val="TOCHeading"/>
            <w:bidi w:val="0"/>
            <w:spacing w:before="850" w:after="170"/>
            <w:jc w:val="left"/>
            <w:rPr>
              <w:rFonts w:ascii="Liberation Sans" w:hAnsi="Liberation Sans"/>
              <w:b/>
              <w:sz w:val="30"/>
            </w:rPr>
          </w:pPr>
          <w:r>
            <w:rPr>
              <w:b/>
              <w:sz w:val="30"/>
            </w:rPr>
            <w:t>Contents</w:t>
          </w:r>
        </w:p>
        <w:p>
          <w:pPr>
            <w:pStyle w:val="TOC1"/>
            <w:bidi w:val="0"/>
            <w:spacing w:before="0" w:after="57"/>
            <w:jc w:val="left"/>
            <w:rPr/>
          </w:pPr>
          <w:r>
            <w:fldChar w:fldCharType="begin"/>
          </w:r>
          <w:r>
            <w:rPr>
              <w:rStyle w:val="IndexLink"/>
            </w:rPr>
            <w:instrText xml:space="preserve"> TOC \f \o "1-2" \h</w:instrText>
          </w:r>
          <w:r>
            <w:rPr>
              <w:rStyle w:val="IndexLink"/>
            </w:rPr>
            <w:fldChar w:fldCharType="separate"/>
          </w:r>
          <w:hyperlink w:anchor="intro">
            <w:r>
              <w:rPr>
                <w:rStyle w:val="IndexLink"/>
              </w:rPr>
              <w:t>1. Introduction</w:t>
            </w:r>
          </w:hyperlink>
        </w:p>
        <w:p>
          <w:pPr>
            <w:pStyle w:val="TOC1"/>
            <w:bidi w:val="0"/>
            <w:spacing w:before="0" w:after="57"/>
            <w:jc w:val="left"/>
            <w:rPr/>
          </w:pPr>
          <w:hyperlink w:anchor="text">
            <w:r>
              <w:rPr>
                <w:rStyle w:val="IndexLink"/>
              </w:rPr>
              <w:t>2. Text and styles</w:t>
            </w:r>
          </w:hyperlink>
        </w:p>
        <w:p>
          <w:pPr>
            <w:pStyle w:val="TOC1"/>
            <w:bidi w:val="0"/>
            <w:spacing w:before="0" w:after="57"/>
            <w:jc w:val="left"/>
            <w:rPr/>
          </w:pPr>
          <w:hyperlink w:anchor="lists">
            <w:r>
              <w:rPr>
                <w:rStyle w:val="IndexLink"/>
              </w:rPr>
              <w:t>3. Lists</w:t>
            </w:r>
          </w:hyperlink>
        </w:p>
        <w:p>
          <w:pPr>
            <w:pStyle w:val="TOC1"/>
            <w:bidi w:val="0"/>
            <w:spacing w:before="0" w:after="57"/>
            <w:jc w:val="left"/>
            <w:rPr/>
          </w:pPr>
          <w:hyperlink w:anchor="tables">
            <w:r>
              <w:rPr>
                <w:rStyle w:val="IndexLink"/>
              </w:rPr>
              <w:t>4. Tables</w:t>
            </w:r>
          </w:hyperlink>
        </w:p>
        <w:p>
          <w:pPr>
            <w:pStyle w:val="TOC1"/>
            <w:bidi w:val="0"/>
            <w:spacing w:before="0" w:after="57"/>
            <w:jc w:val="left"/>
            <w:rPr/>
          </w:pPr>
          <w:hyperlink w:anchor="pictures">
            <w:r>
              <w:rPr>
                <w:rStyle w:val="IndexLink"/>
              </w:rPr>
              <w:t>5. Pictures and shapes</w:t>
            </w:r>
          </w:hyperlink>
        </w:p>
        <w:p>
          <w:pPr>
            <w:pStyle w:val="TOC1"/>
            <w:bidi w:val="0"/>
            <w:spacing w:before="0" w:after="57"/>
            <w:jc w:val="left"/>
            <w:rPr/>
          </w:pPr>
          <w:hyperlink w:anchor="links">
            <w:r>
              <w:rPr>
                <w:rStyle w:val="IndexLink"/>
              </w:rPr>
              <w:t>6. Links, fields and notes</w:t>
            </w:r>
          </w:hyperlink>
        </w:p>
        <w:p>
          <w:pPr>
            <w:pStyle w:val="TOC1"/>
            <w:bidi w:val="0"/>
            <w:spacing w:before="0" w:after="57"/>
            <w:jc w:val="left"/>
            <w:rPr/>
          </w:pPr>
          <w:hyperlink w:anchor="wide">
            <w:r>
              <w:rPr>
                <w:rStyle w:val="IndexLink"/>
              </w:rPr>
              <w:t>7. Wide table (landscape)</w:t>
            </w:r>
          </w:hyperlink>
          <w:r>
            <w:rPr>
              <w:rStyle w:val="IndexLink"/>
            </w:rPr>
            <w:fldChar w:fldCharType="end"/>
          </w:r>
        </w:p>
      </w:sdtContent>
    </w:sdt>
    <w:p>
      <w:pPr>
        <w:pStyle w:val="Heading1"/>
        <w:bidi w:val="0"/>
        <w:ind w:hanging="0" w:left="0"/>
        <w:jc w:val="left"/>
        <w:rPr/>
      </w:pPr>
      <w:bookmarkStart w:id="0" w:name="intro"/>
      <w:bookmarkEnd w:id="0"/>
      <w:r>
        <w:rPr/>
        <w:t>Introduction</w:t>
      </w:r>
    </w:p>
    <w:p>
      <w:pPr>
        <w:pStyle w:val="BodyText"/>
        <w:bidi w:val="0"/>
        <w:spacing w:lineRule="auto" w:line="300" w:before="0" w:after="125"/>
        <w:jc w:val="left"/>
        <w:rPr/>
      </w:pPr>
      <w:r>
        <w:rPr/>
        <w:t>The east quay was built in three stages. The first stage, a timber jetty of twenty berths, dates from the start of the register; the second doubled it in stone, and the third, the long breakwater, shelters both from the south-west swell.</w:t>
      </w:r>
    </w:p>
    <w:p>
      <w:pPr>
        <w:pStyle w:val="BodyText"/>
        <w:bidi w:val="0"/>
        <w:spacing w:lineRule="auto" w:line="300" w:before="0" w:after="125"/>
        <w:jc w:val="left"/>
        <w:rPr/>
      </w:pPr>
      <w:r>
        <w:rPr/>
        <w:t xml:space="preserve">Every berth has a number, a length in metres and a holder. The register is kept on paper and in a table; the two are compared each spring, and the differences are explained in the notes of the harbour master. </w:t>
      </w:r>
      <w:r>
        <w:rPr>
          <w:rStyle w:val="FootnoteReference"/>
        </w:rPr>
        <w:footnoteReference w:id="2"/>
      </w:r>
    </w:p>
    <w:p>
      <w:pPr>
        <w:pStyle w:val="BlockQuotation"/>
        <w:pBdr>
          <w:left w:val="single" w:sz="18" w:space="4" w:color="146C94"/>
        </w:pBdr>
        <w:bidi w:val="0"/>
        <w:spacing w:before="113" w:after="170"/>
        <w:ind w:left="567" w:right="567"/>
        <w:jc w:val="left"/>
        <w:rPr/>
      </w:pPr>
      <w:r>
        <w:rPr/>
        <w:t>“</w:t>
      </w:r>
      <w:r>
        <w:rPr/>
        <w:t xml:space="preserve">A harbour is a promise that the sea will wait.” </w:t>
      </w:r>
    </w:p>
    <w:p>
      <w:pPr>
        <w:pStyle w:val="BodyText"/>
        <w:bidi w:val="0"/>
        <w:spacing w:lineRule="auto" w:line="300" w:before="0" w:after="125"/>
        <w:jc w:val="left"/>
        <w:rPr/>
      </w:pPr>
      <w:r>
        <w:rPr/>
        <w:t>Visitors are asked to call the harbour office on channel 9 before they come in, to give the length of their boat and its draught, and to say how many nights they plan to stay.</w:t>
      </w:r>
    </w:p>
    <w:p>
      <w:pPr>
        <w:pStyle w:val="Heading1"/>
        <w:bidi w:val="0"/>
        <w:ind w:hanging="0" w:left="0"/>
        <w:jc w:val="left"/>
        <w:rPr/>
      </w:pPr>
      <w:bookmarkStart w:id="1" w:name="text"/>
      <w:bookmarkEnd w:id="1"/>
      <w:r>
        <w:rPr/>
        <w:t>Text and styles</w:t>
      </w:r>
    </w:p>
    <w:p>
      <w:pPr>
        <w:pStyle w:val="Heading2"/>
        <w:bidi w:val="0"/>
        <w:ind w:hanging="0" w:left="0"/>
        <w:jc w:val="left"/>
        <w:rPr/>
      </w:pPr>
      <w:r>
        <w:rPr/>
        <w:t>Character formatting</w:t>
      </w:r>
    </w:p>
    <w:p>
      <w:pPr>
        <w:pStyle w:val="BodyText"/>
        <w:bidi w:val="0"/>
        <w:spacing w:lineRule="auto" w:line="300" w:before="0" w:after="125"/>
        <w:jc w:val="left"/>
        <w:rPr/>
      </w:pPr>
      <w:r>
        <w:rPr>
          <w:rStyle w:val="Strong"/>
        </w:rPr>
        <w:t>Bold</w:t>
      </w:r>
      <w:r>
        <w:rPr/>
        <w:t xml:space="preserve">, </w:t>
      </w:r>
      <w:r>
        <w:rPr>
          <w:rStyle w:val="Emphasis"/>
        </w:rPr>
        <w:t>italic</w:t>
      </w:r>
      <w:r>
        <w:rPr/>
        <w:t xml:space="preserve">, </w:t>
      </w:r>
      <w:r>
        <w:rPr>
          <w:rStyle w:val="Underline"/>
        </w:rPr>
        <w:t>underlined</w:t>
      </w:r>
      <w:r>
        <w:rPr/>
        <w:t xml:space="preserve">, </w:t>
      </w:r>
      <w:r>
        <w:rPr>
          <w:rStyle w:val="Strike"/>
        </w:rPr>
        <w:t>struck through</w:t>
      </w:r>
      <w:r>
        <w:rPr/>
        <w:t xml:space="preserve">, </w:t>
      </w:r>
      <w:r>
        <w:rPr>
          <w:rStyle w:val="Red"/>
        </w:rPr>
        <w:t>red</w:t>
      </w:r>
      <w:r>
        <w:rPr/>
        <w:t xml:space="preserve">, </w:t>
      </w:r>
      <w:r>
        <w:rPr>
          <w:rStyle w:val="Highlight"/>
        </w:rPr>
        <w:t>highlighted</w:t>
      </w:r>
      <w:r>
        <w:rPr/>
        <w:t xml:space="preserve">, </w:t>
      </w:r>
      <w:r>
        <w:rPr>
          <w:rStyle w:val="SmallCaps"/>
        </w:rPr>
        <w:t>small capitals</w:t>
      </w:r>
      <w:r>
        <w:rPr/>
        <w:t xml:space="preserve">, </w:t>
      </w:r>
      <w:r>
        <w:rPr>
          <w:rStyle w:val="Big"/>
        </w:rPr>
        <w:t>large</w:t>
      </w:r>
      <w:r>
        <w:rPr/>
        <w:t xml:space="preserve"> and </w:t>
      </w:r>
      <w:r>
        <w:rPr>
          <w:rStyle w:val="Mono"/>
        </w:rPr>
        <w:t>monospaced</w:t>
      </w:r>
      <w:r>
        <w:rPr/>
        <w:t xml:space="preserve"> text; H</w:t>
      </w:r>
      <w:r>
        <w:rPr>
          <w:rStyle w:val="Sub"/>
        </w:rPr>
        <w:t>2</w:t>
      </w:r>
      <w:r>
        <w:rPr/>
        <w:t>O and 10</w:t>
      </w:r>
      <w:r>
        <w:rPr>
          <w:rStyle w:val="Super"/>
        </w:rPr>
        <w:t>3</w:t>
      </w:r>
      <w:r>
        <w:rPr/>
        <w:t xml:space="preserve">; a </w:t>
      </w:r>
      <w:r>
        <w:rPr>
          <w:rStyle w:val="Emphasis"/>
        </w:rPr>
        <w:t>mixed</w:t>
      </w:r>
      <w:r>
        <w:rPr/>
        <w:t xml:space="preserve"> style.</w:t>
      </w:r>
    </w:p>
    <w:p>
      <w:pPr>
        <w:pStyle w:val="Heading2"/>
        <w:bidi w:val="0"/>
        <w:ind w:hanging="0" w:left="0"/>
        <w:jc w:val="left"/>
        <w:rPr/>
      </w:pPr>
      <w:r>
        <w:rPr/>
        <w:t>Paragraph formatting</w:t>
      </w:r>
    </w:p>
    <w:p>
      <w:pPr>
        <w:pStyle w:val="Justified"/>
        <w:bidi w:val="0"/>
        <w:jc w:val="both"/>
        <w:rPr/>
      </w:pPr>
      <w:r>
        <w:rPr/>
        <w:t>The east quay was built in three stages. The first stage, a timber jetty of twenty berths, dates from the start of the register; the second doubled it in stone, and the third, the long breakwater, shelters both from the south-west swell. Every berth has a number, a length in metres and a holder. The register is kept on paper and in a table; the two are compared each spring, and the differences are explained in the notes of the harbour master.</w:t>
      </w:r>
    </w:p>
    <w:p>
      <w:pPr>
        <w:pStyle w:val="Centered"/>
        <w:bidi w:val="0"/>
        <w:jc w:val="center"/>
        <w:rPr/>
      </w:pPr>
      <w:r>
        <w:rPr/>
        <w:t>A centred line</w:t>
      </w:r>
    </w:p>
    <w:p>
      <w:pPr>
        <w:pStyle w:val="Right"/>
        <w:bidi w:val="0"/>
        <w:jc w:val="right"/>
        <w:rPr/>
      </w:pPr>
      <w:r>
        <w:rPr/>
        <w:t>A line aligned to the right</w:t>
      </w:r>
    </w:p>
    <w:p>
      <w:pPr>
        <w:pStyle w:val="Indented"/>
        <w:pBdr>
          <w:left w:val="single" w:sz="8" w:space="6" w:color="999999"/>
        </w:pBdr>
        <w:bidi w:val="0"/>
        <w:ind w:left="850"/>
        <w:jc w:val="left"/>
        <w:rPr/>
      </w:pPr>
      <w:r>
        <w:rPr/>
        <w:t>An indented paragraph with a left border: Visitors are asked to call the harbour office on channel 9 before they come in, to give the length of their boat and its draught, and to say how many nights they plan to stay.</w:t>
      </w:r>
    </w:p>
    <w:p>
      <w:pPr>
        <w:pStyle w:val="Code"/>
        <w:pBdr/>
        <w:shd w:fill="F0F0F0" w:val="clear"/>
        <w:bidi w:val="0"/>
        <w:spacing w:before="0" w:after="0"/>
        <w:ind w:left="283"/>
        <w:jc w:val="left"/>
        <w:rPr/>
      </w:pPr>
      <w:r>
        <w:rPr/>
        <w:t>moor --boat Aurora --length 6.5</w:t>
      </w:r>
    </w:p>
    <w:p>
      <w:pPr>
        <w:pStyle w:val="Code"/>
        <w:pBdr/>
        <w:shd w:fill="F0F0F0" w:val="clear"/>
        <w:bidi w:val="0"/>
        <w:spacing w:before="0" w:after="0"/>
        <w:ind w:left="283"/>
        <w:jc w:val="left"/>
        <w:rPr/>
      </w:pPr>
      <w:r>
        <w:rPr/>
        <w:t>berth 14 free until 06:00</w:t>
      </w:r>
    </w:p>
    <w:p>
      <w:pPr>
        <w:pStyle w:val="Heading2"/>
        <w:bidi w:val="0"/>
        <w:ind w:hanging="0" w:left="0"/>
        <w:jc w:val="left"/>
        <w:rPr/>
      </w:pPr>
      <w:r>
        <w:rPr/>
        <w:t>A section in two columns</w:t>
      </w:r>
    </w:p>
    <w:p>
      <w:pPr>
        <w:sectPr>
          <w:headerReference w:type="default" r:id="rId2"/>
          <w:footerReference w:type="default" r:id="rId3"/>
          <w:footnotePr>
            <w:numFmt w:val="decimal"/>
          </w:footnotePr>
          <w:type w:val="nextPage"/>
          <w:pgSz w:w="11906" w:h="16838"/>
          <w:pgMar w:left="1247" w:right="1247" w:gutter="0" w:header="850" w:top="1284" w:footer="680" w:bottom="1114"/>
          <w:pgNumType w:fmt="decimal"/>
          <w:formProt w:val="false"/>
          <w:textDirection w:val="lrTb"/>
          <w:docGrid w:type="default" w:linePitch="600" w:charSpace="36864"/>
        </w:sectPr>
      </w:pPr>
    </w:p>
    <w:p>
      <w:pPr>
        <w:pStyle w:val="BodyText"/>
        <w:bidi w:val="0"/>
        <w:spacing w:lineRule="auto" w:line="300" w:before="0" w:after="125"/>
        <w:jc w:val="left"/>
        <w:rPr/>
      </w:pPr>
      <w:r>
        <w:rPr/>
        <w:t>The east quay was built in three stages. The first stage, a timber jetty of twenty berths, dates from the start of the register; the second doubled it in stone, and the third, the long breakwater, shelters both from the south-west swell. Every berth has a number, a length in metres and a holder. The register is kept on paper and in a table; the two are compared each spring, and the differences are explained in the notes of the harbour master. Visitors are asked to call the harbour office on channel 9 before they come in, to give the length of their boat and its draught, and to say how many nights they plan to stay. The east quay was built in three stages. The first stage, a timber jetty of twenty berths, dates from the start of the register; the second doubled it in stone, and the third, the long breakwater, shelters both from the south-west swell.</w:t>
      </w:r>
    </w:p>
    <w:p>
      <w:pPr>
        <w:sectPr>
          <w:footnotePr>
            <w:numFmt w:val="decimal"/>
          </w:footnotePr>
          <w:type w:val="continuous"/>
          <w:pgSz w:w="11906" w:h="16838"/>
          <w:pgMar w:left="1247" w:right="1247" w:gutter="0" w:header="850" w:top="1284" w:footer="680" w:bottom="1114"/>
          <w:cols w:num="2" w:space="454" w:equalWidth="true" w:sep="true"/>
          <w:formProt w:val="false"/>
          <w:textDirection w:val="lrTb"/>
          <w:docGrid w:type="default" w:linePitch="600" w:charSpace="36864"/>
        </w:sectPr>
      </w:pPr>
    </w:p>
    <w:p>
      <w:pPr>
        <w:pStyle w:val="Heading1"/>
        <w:bidi w:val="0"/>
        <w:ind w:hanging="0" w:left="0"/>
        <w:jc w:val="left"/>
        <w:rPr/>
      </w:pPr>
      <w:bookmarkStart w:id="2" w:name="lists"/>
      <w:bookmarkEnd w:id="2"/>
      <w:r>
        <w:rPr/>
        <w:t>Lists</w:t>
      </w:r>
    </w:p>
    <w:p>
      <w:pPr>
        <w:pStyle w:val="ListContents"/>
        <w:numPr>
          <w:ilvl w:val="0"/>
          <w:numId w:val="2"/>
        </w:numPr>
        <w:bidi w:val="0"/>
        <w:jc w:val="left"/>
        <w:rPr/>
      </w:pPr>
      <w:r>
        <w:rPr/>
        <w:t>Water at every berth</w:t>
      </w:r>
    </w:p>
    <w:p>
      <w:pPr>
        <w:pStyle w:val="ListContents"/>
        <w:numPr>
          <w:ilvl w:val="1"/>
          <w:numId w:val="2"/>
        </w:numPr>
        <w:bidi w:val="0"/>
        <w:jc w:val="left"/>
        <w:rPr/>
      </w:pPr>
      <w:r>
        <w:rPr/>
        <w:t>cold, from the quay</w:t>
      </w:r>
    </w:p>
    <w:p>
      <w:pPr>
        <w:pStyle w:val="ListContents"/>
        <w:numPr>
          <w:ilvl w:val="1"/>
          <w:numId w:val="2"/>
        </w:numPr>
        <w:bidi w:val="0"/>
        <w:jc w:val="left"/>
        <w:rPr/>
      </w:pPr>
      <w:r>
        <w:rPr/>
        <w:t>hot, in the shower block</w:t>
      </w:r>
    </w:p>
    <w:p>
      <w:pPr>
        <w:pStyle w:val="ListContents"/>
        <w:numPr>
          <w:ilvl w:val="0"/>
          <w:numId w:val="2"/>
        </w:numPr>
        <w:bidi w:val="0"/>
        <w:jc w:val="left"/>
        <w:rPr/>
      </w:pPr>
      <w:r>
        <w:rPr/>
        <w:t>Electricity</w:t>
      </w:r>
    </w:p>
    <w:p>
      <w:pPr>
        <w:pStyle w:val="ListContents"/>
        <w:numPr>
          <w:ilvl w:val="1"/>
          <w:numId w:val="2"/>
        </w:numPr>
        <w:bidi w:val="0"/>
        <w:jc w:val="left"/>
        <w:rPr/>
      </w:pPr>
      <w:r>
        <w:rPr/>
        <w:t>16 A at berths 1 to 40</w:t>
      </w:r>
    </w:p>
    <w:p>
      <w:pPr>
        <w:pStyle w:val="ListContents"/>
        <w:numPr>
          <w:ilvl w:val="2"/>
          <w:numId w:val="2"/>
        </w:numPr>
        <w:bidi w:val="0"/>
        <w:jc w:val="left"/>
        <w:rPr/>
      </w:pPr>
      <w:r>
        <w:rPr/>
        <w:t>with a meter</w:t>
      </w:r>
    </w:p>
    <w:p>
      <w:pPr>
        <w:pStyle w:val="ListContents"/>
        <w:numPr>
          <w:ilvl w:val="2"/>
          <w:numId w:val="2"/>
        </w:numPr>
        <w:bidi w:val="0"/>
        <w:jc w:val="left"/>
        <w:rPr/>
      </w:pPr>
      <w:r>
        <w:rPr/>
        <w:t>without a meter</w:t>
      </w:r>
    </w:p>
    <w:p>
      <w:pPr>
        <w:pStyle w:val="ListContents"/>
        <w:numPr>
          <w:ilvl w:val="1"/>
          <w:numId w:val="2"/>
        </w:numPr>
        <w:bidi w:val="0"/>
        <w:jc w:val="left"/>
        <w:rPr/>
      </w:pPr>
      <w:r>
        <w:rPr/>
        <w:t>32 A at the east pontoon</w:t>
      </w:r>
    </w:p>
    <w:p>
      <w:pPr>
        <w:pStyle w:val="ListContents"/>
        <w:numPr>
          <w:ilvl w:val="0"/>
          <w:numId w:val="2"/>
        </w:numPr>
        <w:bidi w:val="0"/>
        <w:jc w:val="left"/>
        <w:rPr/>
      </w:pPr>
      <w:r>
        <w:rPr/>
        <w:t>Wi-Fi on the quay</w:t>
      </w:r>
    </w:p>
    <w:p>
      <w:pPr>
        <w:pStyle w:val="BodyText"/>
        <w:bidi w:val="0"/>
        <w:spacing w:lineRule="auto" w:line="300" w:before="0" w:after="125"/>
        <w:jc w:val="left"/>
        <w:rPr/>
      </w:pPr>
      <w:r>
        <w:rPr/>
        <w:t>Numbered, with other numbering styles at each level:</w:t>
      </w:r>
    </w:p>
    <w:p>
      <w:pPr>
        <w:pStyle w:val="ListContents"/>
        <w:numPr>
          <w:ilvl w:val="0"/>
          <w:numId w:val="3"/>
        </w:numPr>
        <w:bidi w:val="0"/>
        <w:jc w:val="left"/>
        <w:rPr/>
      </w:pPr>
      <w:r>
        <w:rPr/>
        <w:t>Call the office on channel 9</w:t>
      </w:r>
    </w:p>
    <w:p>
      <w:pPr>
        <w:pStyle w:val="ListContents"/>
        <w:numPr>
          <w:ilvl w:val="0"/>
          <w:numId w:val="3"/>
        </w:numPr>
        <w:bidi w:val="0"/>
        <w:jc w:val="left"/>
        <w:rPr/>
      </w:pPr>
      <w:r>
        <w:rPr/>
        <w:t>Give the length and the draught</w:t>
      </w:r>
    </w:p>
    <w:p>
      <w:pPr>
        <w:pStyle w:val="ListContents"/>
        <w:numPr>
          <w:ilvl w:val="1"/>
          <w:numId w:val="3"/>
        </w:numPr>
        <w:bidi w:val="0"/>
        <w:jc w:val="left"/>
        <w:rPr/>
      </w:pPr>
      <w:r>
        <w:rPr/>
        <w:t>length over all, in metres</w:t>
      </w:r>
    </w:p>
    <w:p>
      <w:pPr>
        <w:pStyle w:val="ListContents"/>
        <w:numPr>
          <w:ilvl w:val="1"/>
          <w:numId w:val="3"/>
        </w:numPr>
        <w:bidi w:val="0"/>
        <w:jc w:val="left"/>
        <w:rPr/>
      </w:pPr>
      <w:r>
        <w:rPr/>
        <w:t>draught, in metres</w:t>
      </w:r>
    </w:p>
    <w:p>
      <w:pPr>
        <w:pStyle w:val="ListContents"/>
        <w:numPr>
          <w:ilvl w:val="0"/>
          <w:numId w:val="3"/>
        </w:numPr>
        <w:bidi w:val="0"/>
        <w:jc w:val="left"/>
        <w:rPr/>
      </w:pPr>
      <w:r>
        <w:rPr/>
        <w:t>Take the berth you are given</w:t>
      </w:r>
    </w:p>
    <w:p>
      <w:pPr>
        <w:pStyle w:val="ListContents"/>
        <w:numPr>
          <w:ilvl w:val="1"/>
          <w:numId w:val="3"/>
        </w:numPr>
        <w:bidi w:val="0"/>
        <w:jc w:val="left"/>
        <w:rPr/>
      </w:pPr>
      <w:r>
        <w:rPr/>
        <w:t>tie up bow first</w:t>
      </w:r>
    </w:p>
    <w:p>
      <w:pPr>
        <w:pStyle w:val="ListContents"/>
        <w:numPr>
          <w:ilvl w:val="1"/>
          <w:numId w:val="3"/>
        </w:numPr>
        <w:bidi w:val="0"/>
        <w:jc w:val="left"/>
        <w:rPr/>
      </w:pPr>
      <w:r>
        <w:rPr/>
        <w:t>tie up stern first</w:t>
      </w:r>
    </w:p>
    <w:p>
      <w:pPr>
        <w:pStyle w:val="ListContents"/>
        <w:numPr>
          <w:ilvl w:val="0"/>
          <w:numId w:val="3"/>
        </w:numPr>
        <w:bidi w:val="0"/>
        <w:jc w:val="left"/>
        <w:rPr/>
      </w:pPr>
      <w:r>
        <w:rPr/>
        <w:t>Pay at the office</w:t>
      </w:r>
    </w:p>
    <w:p>
      <w:pPr>
        <w:pStyle w:val="Heading1"/>
        <w:bidi w:val="0"/>
        <w:ind w:hanging="0" w:left="0"/>
        <w:jc w:val="left"/>
        <w:rPr/>
      </w:pPr>
      <w:bookmarkStart w:id="3" w:name="tables"/>
      <w:bookmarkEnd w:id="3"/>
      <w:r>
        <w:rPr/>
        <w:t>Tables</w:t>
      </w:r>
    </w:p>
    <w:p>
      <w:pPr>
        <w:pStyle w:val="Caption"/>
        <w:bidi w:val="0"/>
        <w:spacing w:before="57" w:after="113"/>
        <w:jc w:val="left"/>
        <w:rPr/>
      </w:pPr>
      <w:r>
        <w:rPr/>
        <w:t xml:space="preserve">Table </w:t>
      </w:r>
      <w:r>
        <w:rPr/>
        <w:fldChar w:fldCharType="begin"/>
      </w:r>
      <w:r>
        <w:rPr/>
        <w:instrText xml:space="preserve"> SEQ Table \* ARABIC </w:instrText>
      </w:r>
      <w:r>
        <w:rPr/>
        <w:fldChar w:fldCharType="separate"/>
      </w:r>
      <w:r>
        <w:rPr/>
        <w:t>1</w:t>
      </w:r>
      <w:r>
        <w:rPr/>
        <w:fldChar w:fldCharType="end"/>
      </w:r>
      <w:r>
        <w:rPr/>
        <w:t>: berths by length, with merged cells and a repeated header row</w:t>
      </w:r>
    </w:p>
    <w:tbl>
      <w:tblPr>
        <w:tblW w:w="7937" w:type="dxa"/>
        <w:jc w:val="left"/>
        <w:tblInd w:w="-5" w:type="dxa"/>
        <w:tblLayout w:type="fixed"/>
        <w:tblCellMar>
          <w:top w:w="57" w:type="dxa"/>
          <w:left w:w="57" w:type="dxa"/>
          <w:bottom w:w="57" w:type="dxa"/>
          <w:right w:w="57" w:type="dxa"/>
        </w:tblCellMar>
      </w:tblPr>
      <w:tblGrid>
        <w:gridCol w:w="2551"/>
        <w:gridCol w:w="1701"/>
        <w:gridCol w:w="1984"/>
        <w:gridCol w:w="1701"/>
      </w:tblGrid>
      <w:tr>
        <w:trPr>
          <w:tblHeader w:val="true"/>
        </w:trPr>
        <w:tc>
          <w:tcPr>
            <w:tcW w:w="2551" w:type="dxa"/>
            <w:tcBorders>
              <w:top w:val="single" w:sz="4" w:space="0" w:color="8AA6B4"/>
              <w:left w:val="single" w:sz="4" w:space="0" w:color="8AA6B4"/>
              <w:bottom w:val="single" w:sz="4" w:space="0" w:color="8AA6B4"/>
              <w:right w:val="single" w:sz="4" w:space="0" w:color="8AA6B4"/>
            </w:tcBorders>
            <w:shd w:fill="0B4F6C" w:val="clear"/>
          </w:tcPr>
          <w:p>
            <w:pPr>
              <w:pStyle w:val="TableHeading"/>
              <w:bidi w:val="0"/>
              <w:jc w:val="center"/>
              <w:rPr/>
            </w:pPr>
            <w:r>
              <w:rPr/>
              <w:t>Length</w:t>
            </w:r>
          </w:p>
        </w:tc>
        <w:tc>
          <w:tcPr>
            <w:tcW w:w="1701" w:type="dxa"/>
            <w:tcBorders>
              <w:top w:val="single" w:sz="4" w:space="0" w:color="8AA6B4"/>
              <w:left w:val="single" w:sz="4" w:space="0" w:color="8AA6B4"/>
              <w:bottom w:val="single" w:sz="4" w:space="0" w:color="8AA6B4"/>
              <w:right w:val="single" w:sz="4" w:space="0" w:color="8AA6B4"/>
            </w:tcBorders>
            <w:shd w:fill="0B4F6C" w:val="clear"/>
          </w:tcPr>
          <w:p>
            <w:pPr>
              <w:pStyle w:val="TableHeading"/>
              <w:bidi w:val="0"/>
              <w:jc w:val="center"/>
              <w:rPr/>
            </w:pPr>
            <w:r>
              <w:rPr/>
              <w:t>Berths</w:t>
            </w:r>
          </w:p>
        </w:tc>
        <w:tc>
          <w:tcPr>
            <w:tcW w:w="1984" w:type="dxa"/>
            <w:tcBorders>
              <w:top w:val="single" w:sz="4" w:space="0" w:color="8AA6B4"/>
              <w:left w:val="single" w:sz="4" w:space="0" w:color="8AA6B4"/>
              <w:bottom w:val="single" w:sz="4" w:space="0" w:color="8AA6B4"/>
              <w:right w:val="single" w:sz="4" w:space="0" w:color="8AA6B4"/>
            </w:tcBorders>
            <w:shd w:fill="0B4F6C" w:val="clear"/>
          </w:tcPr>
          <w:p>
            <w:pPr>
              <w:pStyle w:val="TableHeading"/>
              <w:bidi w:val="0"/>
              <w:jc w:val="center"/>
              <w:rPr/>
            </w:pPr>
            <w:r>
              <w:rPr/>
              <w:t>Let by</w:t>
            </w:r>
          </w:p>
        </w:tc>
        <w:tc>
          <w:tcPr>
            <w:tcW w:w="1701" w:type="dxa"/>
            <w:tcBorders>
              <w:top w:val="single" w:sz="4" w:space="0" w:color="8AA6B4"/>
              <w:left w:val="single" w:sz="4" w:space="0" w:color="8AA6B4"/>
              <w:bottom w:val="single" w:sz="4" w:space="0" w:color="8AA6B4"/>
              <w:right w:val="single" w:sz="4" w:space="0" w:color="8AA6B4"/>
            </w:tcBorders>
            <w:shd w:fill="0B4F6C" w:val="clear"/>
          </w:tcPr>
          <w:p>
            <w:pPr>
              <w:pStyle w:val="TableHeading"/>
              <w:bidi w:val="0"/>
              <w:jc w:val="center"/>
              <w:rPr/>
            </w:pPr>
            <w:r>
              <w:rPr/>
              <w:t>Fee (EUR)</w:t>
            </w:r>
          </w:p>
        </w:tc>
      </w:tr>
      <w:tr>
        <w:trPr/>
        <w:tc>
          <w:tcPr>
            <w:tcW w:w="2551" w:type="dxa"/>
            <w:tcBorders>
              <w:top w:val="single" w:sz="4" w:space="0" w:color="8AA6B4"/>
              <w:left w:val="single" w:sz="4" w:space="0" w:color="8AA6B4"/>
              <w:bottom w:val="single" w:sz="4" w:space="0" w:color="8AA6B4"/>
              <w:right w:val="single" w:sz="4" w:space="0" w:color="8AA6B4"/>
            </w:tcBorders>
          </w:tcPr>
          <w:p>
            <w:pPr>
              <w:pStyle w:val="TableContents"/>
              <w:bidi w:val="0"/>
              <w:jc w:val="left"/>
              <w:rPr/>
            </w:pPr>
            <w:r>
              <w:rPr/>
              <w:t>up to 6 m</w:t>
            </w:r>
          </w:p>
        </w:tc>
        <w:tc>
          <w:tcPr>
            <w:tcW w:w="1701"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12</w:t>
            </w:r>
          </w:p>
        </w:tc>
        <w:tc>
          <w:tcPr>
            <w:tcW w:w="1984" w:type="dxa"/>
            <w:tcBorders>
              <w:top w:val="single" w:sz="4" w:space="0" w:color="8AA6B4"/>
              <w:left w:val="single" w:sz="4" w:space="0" w:color="8AA6B4"/>
              <w:bottom w:val="single" w:sz="4" w:space="0" w:color="8AA6B4"/>
              <w:right w:val="single" w:sz="4" w:space="0" w:color="8AA6B4"/>
            </w:tcBorders>
          </w:tcPr>
          <w:p>
            <w:pPr>
              <w:pStyle w:val="TableContents"/>
              <w:bidi w:val="0"/>
              <w:jc w:val="left"/>
              <w:rPr/>
            </w:pPr>
            <w:r>
              <w:rPr/>
              <w:t>week</w:t>
            </w:r>
          </w:p>
        </w:tc>
        <w:tc>
          <w:tcPr>
            <w:tcW w:w="1701"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18.00</w:t>
            </w:r>
          </w:p>
        </w:tc>
      </w:tr>
      <w:tr>
        <w:trPr/>
        <w:tc>
          <w:tcPr>
            <w:tcW w:w="2551" w:type="dxa"/>
            <w:tcBorders>
              <w:top w:val="single" w:sz="4" w:space="0" w:color="8AA6B4"/>
              <w:left w:val="single" w:sz="4" w:space="0" w:color="8AA6B4"/>
              <w:bottom w:val="single" w:sz="4" w:space="0" w:color="8AA6B4"/>
              <w:right w:val="single" w:sz="4" w:space="0" w:color="8AA6B4"/>
            </w:tcBorders>
          </w:tcPr>
          <w:p>
            <w:pPr>
              <w:pStyle w:val="TableContents"/>
              <w:bidi w:val="0"/>
              <w:jc w:val="left"/>
              <w:rPr/>
            </w:pPr>
            <w:r>
              <w:rPr/>
              <w:t>6 to 8 m</w:t>
            </w:r>
          </w:p>
        </w:tc>
        <w:tc>
          <w:tcPr>
            <w:tcW w:w="1701"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18</w:t>
            </w:r>
          </w:p>
        </w:tc>
        <w:tc>
          <w:tcPr>
            <w:tcW w:w="1984" w:type="dxa"/>
            <w:tcBorders>
              <w:top w:val="single" w:sz="4" w:space="0" w:color="8AA6B4"/>
              <w:left w:val="single" w:sz="4" w:space="0" w:color="8AA6B4"/>
              <w:bottom w:val="single" w:sz="4" w:space="0" w:color="8AA6B4"/>
              <w:right w:val="single" w:sz="4" w:space="0" w:color="8AA6B4"/>
            </w:tcBorders>
          </w:tcPr>
          <w:p>
            <w:pPr>
              <w:pStyle w:val="TableContents"/>
              <w:bidi w:val="0"/>
              <w:jc w:val="left"/>
              <w:rPr/>
            </w:pPr>
            <w:r>
              <w:rPr/>
              <w:t>season</w:t>
            </w:r>
          </w:p>
        </w:tc>
        <w:tc>
          <w:tcPr>
            <w:tcW w:w="1701"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24.50</w:t>
            </w:r>
          </w:p>
        </w:tc>
      </w:tr>
      <w:tr>
        <w:trPr/>
        <w:tc>
          <w:tcPr>
            <w:tcW w:w="2551" w:type="dxa"/>
            <w:tcBorders>
              <w:top w:val="single" w:sz="4" w:space="0" w:color="8AA6B4"/>
              <w:left w:val="single" w:sz="4" w:space="0" w:color="8AA6B4"/>
              <w:bottom w:val="single" w:sz="4" w:space="0" w:color="8AA6B4"/>
              <w:right w:val="single" w:sz="4" w:space="0" w:color="8AA6B4"/>
            </w:tcBorders>
          </w:tcPr>
          <w:p>
            <w:pPr>
              <w:pStyle w:val="TableContents"/>
              <w:bidi w:val="0"/>
              <w:jc w:val="left"/>
              <w:rPr/>
            </w:pPr>
            <w:r>
              <w:rPr/>
              <w:t>8 to 10 m</w:t>
            </w:r>
          </w:p>
        </w:tc>
        <w:tc>
          <w:tcPr>
            <w:tcW w:w="1701"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14</w:t>
            </w:r>
          </w:p>
        </w:tc>
        <w:tc>
          <w:tcPr>
            <w:tcW w:w="1984" w:type="dxa"/>
            <w:tcBorders>
              <w:top w:val="single" w:sz="4" w:space="0" w:color="8AA6B4"/>
              <w:left w:val="single" w:sz="4" w:space="0" w:color="8AA6B4"/>
              <w:bottom w:val="single" w:sz="4" w:space="0" w:color="8AA6B4"/>
              <w:right w:val="single" w:sz="4" w:space="0" w:color="8AA6B4"/>
            </w:tcBorders>
          </w:tcPr>
          <w:p>
            <w:pPr>
              <w:pStyle w:val="TableContents"/>
              <w:bidi w:val="0"/>
              <w:jc w:val="left"/>
              <w:rPr/>
            </w:pPr>
            <w:r>
              <w:rPr/>
              <w:t>season</w:t>
            </w:r>
          </w:p>
        </w:tc>
        <w:tc>
          <w:tcPr>
            <w:tcW w:w="1701"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31.00</w:t>
            </w:r>
          </w:p>
        </w:tc>
      </w:tr>
      <w:tr>
        <w:trPr/>
        <w:tc>
          <w:tcPr>
            <w:tcW w:w="2551" w:type="dxa"/>
            <w:tcBorders>
              <w:top w:val="single" w:sz="4" w:space="0" w:color="8AA6B4"/>
              <w:left w:val="single" w:sz="4" w:space="0" w:color="8AA6B4"/>
              <w:bottom w:val="single" w:sz="4" w:space="0" w:color="8AA6B4"/>
              <w:right w:val="single" w:sz="4" w:space="0" w:color="8AA6B4"/>
            </w:tcBorders>
          </w:tcPr>
          <w:p>
            <w:pPr>
              <w:pStyle w:val="TableContents"/>
              <w:bidi w:val="0"/>
              <w:jc w:val="left"/>
              <w:rPr/>
            </w:pPr>
            <w:r>
              <w:rPr/>
              <w:t>10 to 12 m</w:t>
            </w:r>
          </w:p>
        </w:tc>
        <w:tc>
          <w:tcPr>
            <w:tcW w:w="1701"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9</w:t>
            </w:r>
          </w:p>
        </w:tc>
        <w:tc>
          <w:tcPr>
            <w:tcW w:w="1984" w:type="dxa"/>
            <w:tcBorders>
              <w:top w:val="single" w:sz="4" w:space="0" w:color="8AA6B4"/>
              <w:left w:val="single" w:sz="4" w:space="0" w:color="8AA6B4"/>
              <w:bottom w:val="single" w:sz="4" w:space="0" w:color="8AA6B4"/>
              <w:right w:val="single" w:sz="4" w:space="0" w:color="8AA6B4"/>
            </w:tcBorders>
          </w:tcPr>
          <w:p>
            <w:pPr>
              <w:pStyle w:val="TableContents"/>
              <w:bidi w:val="0"/>
              <w:jc w:val="left"/>
              <w:rPr/>
            </w:pPr>
            <w:r>
              <w:rPr/>
              <w:t>year</w:t>
            </w:r>
          </w:p>
        </w:tc>
        <w:tc>
          <w:tcPr>
            <w:tcW w:w="1701"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42.00</w:t>
            </w:r>
          </w:p>
        </w:tc>
      </w:tr>
      <w:tr>
        <w:trPr/>
        <w:tc>
          <w:tcPr>
            <w:tcW w:w="2551" w:type="dxa"/>
            <w:tcBorders>
              <w:top w:val="single" w:sz="4" w:space="0" w:color="8AA6B4"/>
              <w:left w:val="single" w:sz="4" w:space="0" w:color="8AA6B4"/>
              <w:bottom w:val="single" w:sz="4" w:space="0" w:color="8AA6B4"/>
              <w:right w:val="single" w:sz="4" w:space="0" w:color="8AA6B4"/>
            </w:tcBorders>
          </w:tcPr>
          <w:p>
            <w:pPr>
              <w:pStyle w:val="TableContents"/>
              <w:bidi w:val="0"/>
              <w:jc w:val="left"/>
              <w:rPr/>
            </w:pPr>
            <w:r>
              <w:rPr/>
              <w:t>over 12 m</w:t>
            </w:r>
          </w:p>
        </w:tc>
        <w:tc>
          <w:tcPr>
            <w:tcW w:w="1701"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7</w:t>
            </w:r>
          </w:p>
        </w:tc>
        <w:tc>
          <w:tcPr>
            <w:tcW w:w="1984" w:type="dxa"/>
            <w:tcBorders>
              <w:top w:val="single" w:sz="4" w:space="0" w:color="8AA6B4"/>
              <w:left w:val="single" w:sz="4" w:space="0" w:color="8AA6B4"/>
              <w:bottom w:val="single" w:sz="4" w:space="0" w:color="8AA6B4"/>
              <w:right w:val="single" w:sz="4" w:space="0" w:color="8AA6B4"/>
            </w:tcBorders>
          </w:tcPr>
          <w:p>
            <w:pPr>
              <w:pStyle w:val="TableContents"/>
              <w:bidi w:val="0"/>
              <w:jc w:val="left"/>
              <w:rPr/>
            </w:pPr>
            <w:r>
              <w:rPr/>
              <w:t>year</w:t>
            </w:r>
          </w:p>
        </w:tc>
        <w:tc>
          <w:tcPr>
            <w:tcW w:w="1701"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58.50</w:t>
            </w:r>
          </w:p>
        </w:tc>
      </w:tr>
      <w:tr>
        <w:trPr/>
        <w:tc>
          <w:tcPr>
            <w:tcW w:w="2551" w:type="dxa"/>
            <w:tcBorders>
              <w:top w:val="single" w:sz="12" w:space="0" w:color="000000"/>
              <w:left w:val="single" w:sz="4" w:space="0" w:color="8AA6B4"/>
              <w:bottom w:val="single" w:sz="4" w:space="0" w:color="8AA6B4"/>
              <w:right w:val="single" w:sz="4" w:space="0" w:color="8AA6B4"/>
            </w:tcBorders>
            <w:shd w:fill="E8F1F5" w:val="clear"/>
          </w:tcPr>
          <w:p>
            <w:pPr>
              <w:pStyle w:val="TableContents"/>
              <w:bidi w:val="0"/>
              <w:jc w:val="left"/>
              <w:rPr/>
            </w:pPr>
            <w:r>
              <w:rPr>
                <w:rStyle w:val="Strong"/>
              </w:rPr>
              <w:t>Total</w:t>
            </w:r>
          </w:p>
        </w:tc>
        <w:tc>
          <w:tcPr>
            <w:tcW w:w="1701" w:type="dxa"/>
            <w:tcBorders>
              <w:top w:val="single" w:sz="12" w:space="0" w:color="000000"/>
              <w:left w:val="single" w:sz="4" w:space="0" w:color="8AA6B4"/>
              <w:bottom w:val="single" w:sz="4" w:space="0" w:color="8AA6B4"/>
              <w:right w:val="single" w:sz="4" w:space="0" w:color="8AA6B4"/>
            </w:tcBorders>
            <w:shd w:fill="E8F1F5" w:val="clear"/>
          </w:tcPr>
          <w:p>
            <w:pPr>
              <w:pStyle w:val="TableRight"/>
              <w:bidi w:val="0"/>
              <w:jc w:val="right"/>
              <w:rPr/>
            </w:pPr>
            <w:r>
              <w:rPr/>
              <w:t>60</w:t>
            </w:r>
          </w:p>
        </w:tc>
        <w:tc>
          <w:tcPr>
            <w:tcW w:w="3685" w:type="dxa"/>
            <w:gridSpan w:val="2"/>
            <w:tcBorders>
              <w:top w:val="single" w:sz="12" w:space="0" w:color="000000"/>
              <w:left w:val="single" w:sz="4" w:space="0" w:color="8AA6B4"/>
              <w:bottom w:val="single" w:sz="4" w:space="0" w:color="8AA6B4"/>
              <w:right w:val="single" w:sz="4" w:space="0" w:color="8AA6B4"/>
            </w:tcBorders>
            <w:shd w:fill="E8F1F5" w:val="clear"/>
          </w:tcPr>
          <w:p>
            <w:pPr>
              <w:pStyle w:val="TableContents"/>
              <w:bidi w:val="0"/>
              <w:jc w:val="left"/>
              <w:rPr/>
            </w:pPr>
            <w:r>
              <w:rPr/>
            </w:r>
          </w:p>
        </w:tc>
      </w:tr>
    </w:tbl>
    <w:p>
      <w:pPr>
        <w:pStyle w:val="BodyText"/>
        <w:bidi w:val="0"/>
        <w:spacing w:lineRule="auto" w:line="300" w:before="0" w:after="125"/>
        <w:jc w:val="left"/>
        <w:rPr/>
      </w:pPr>
      <w:r>
        <w:rPr/>
      </w:r>
    </w:p>
    <w:tbl>
      <w:tblPr>
        <w:tblW w:w="7937" w:type="dxa"/>
        <w:jc w:val="left"/>
        <w:tblInd w:w="-5" w:type="dxa"/>
        <w:tblLayout w:type="fixed"/>
        <w:tblCellMar>
          <w:top w:w="57" w:type="dxa"/>
          <w:left w:w="57" w:type="dxa"/>
          <w:bottom w:w="57" w:type="dxa"/>
          <w:right w:w="57" w:type="dxa"/>
        </w:tblCellMar>
      </w:tblPr>
      <w:tblGrid>
        <w:gridCol w:w="3246"/>
        <w:gridCol w:w="2164"/>
        <w:gridCol w:w="2527"/>
      </w:tblGrid>
      <w:tr>
        <w:trPr/>
        <w:tc>
          <w:tcPr>
            <w:tcW w:w="5410" w:type="dxa"/>
            <w:gridSpan w:val="2"/>
            <w:tcBorders>
              <w:top w:val="single" w:sz="4" w:space="0" w:color="8AA6B4"/>
              <w:left w:val="single" w:sz="4" w:space="0" w:color="8AA6B4"/>
              <w:bottom w:val="single" w:sz="4" w:space="0" w:color="8AA6B4"/>
              <w:right w:val="single" w:sz="4" w:space="0" w:color="8AA6B4"/>
            </w:tcBorders>
            <w:shd w:fill="0B4F6C" w:val="clear"/>
          </w:tcPr>
          <w:p>
            <w:pPr>
              <w:pStyle w:val="TableHeading"/>
              <w:bidi w:val="0"/>
              <w:jc w:val="center"/>
              <w:rPr/>
            </w:pPr>
            <w:r>
              <w:rPr/>
              <w:t>Merged across two columns</w:t>
            </w:r>
          </w:p>
        </w:tc>
        <w:tc>
          <w:tcPr>
            <w:tcW w:w="2527" w:type="dxa"/>
            <w:vMerge w:val="restart"/>
            <w:tcBorders>
              <w:top w:val="single" w:sz="4" w:space="0" w:color="8AA6B4"/>
              <w:left w:val="single" w:sz="4" w:space="0" w:color="8AA6B4"/>
              <w:bottom w:val="single" w:sz="4" w:space="0" w:color="8AA6B4"/>
              <w:right w:val="single" w:sz="4" w:space="0" w:color="8AA6B4"/>
            </w:tcBorders>
          </w:tcPr>
          <w:p>
            <w:pPr>
              <w:pStyle w:val="TableContents"/>
              <w:bidi w:val="0"/>
              <w:jc w:val="left"/>
              <w:rPr/>
            </w:pPr>
            <w:r>
              <w:rPr/>
              <w:t>Merged down two rows</w:t>
            </w:r>
          </w:p>
        </w:tc>
      </w:tr>
      <w:tr>
        <w:trPr/>
        <w:tc>
          <w:tcPr>
            <w:tcW w:w="3246" w:type="dxa"/>
            <w:tcBorders>
              <w:top w:val="single" w:sz="4" w:space="0" w:color="8AA6B4"/>
              <w:left w:val="single" w:sz="4" w:space="0" w:color="8AA6B4"/>
              <w:bottom w:val="single" w:sz="4" w:space="0" w:color="8AA6B4"/>
              <w:right w:val="single" w:sz="4" w:space="0" w:color="8AA6B4"/>
            </w:tcBorders>
          </w:tcPr>
          <w:p>
            <w:pPr>
              <w:pStyle w:val="TableContents"/>
              <w:bidi w:val="0"/>
              <w:jc w:val="left"/>
              <w:rPr/>
            </w:pPr>
            <w:r>
              <w:rPr/>
              <w:t>a</w:t>
            </w:r>
          </w:p>
        </w:tc>
        <w:tc>
          <w:tcPr>
            <w:tcW w:w="2164" w:type="dxa"/>
            <w:tcBorders>
              <w:top w:val="single" w:sz="4" w:space="0" w:color="8AA6B4"/>
              <w:left w:val="single" w:sz="4" w:space="0" w:color="8AA6B4"/>
              <w:bottom w:val="single" w:sz="4" w:space="0" w:color="8AA6B4"/>
              <w:right w:val="single" w:sz="4" w:space="0" w:color="8AA6B4"/>
            </w:tcBorders>
          </w:tcPr>
          <w:p>
            <w:pPr>
              <w:pStyle w:val="TableContents"/>
              <w:bidi w:val="0"/>
              <w:jc w:val="left"/>
              <w:rPr/>
            </w:pPr>
            <w:r>
              <w:rPr/>
              <w:t>b</w:t>
            </w:r>
          </w:p>
        </w:tc>
        <w:tc>
          <w:tcPr>
            <w:tcW w:w="2527" w:type="dxa"/>
            <w:vMerge w:val="continue"/>
            <w:tcBorders>
              <w:top w:val="single" w:sz="4" w:space="0" w:color="8AA6B4"/>
              <w:left w:val="single" w:sz="4" w:space="0" w:color="8AA6B4"/>
              <w:bottom w:val="single" w:sz="4" w:space="0" w:color="8AA6B4"/>
              <w:right w:val="single" w:sz="4" w:space="0" w:color="8AA6B4"/>
            </w:tcBorders>
          </w:tcPr>
          <w:p>
            <w:pPr>
              <w:pStyle w:val="Normal"/>
              <w:bidi w:val="0"/>
              <w:jc w:val="left"/>
              <w:rPr/>
            </w:pPr>
            <w:r>
              <w:rPr/>
            </w:r>
          </w:p>
        </w:tc>
      </w:tr>
      <w:tr>
        <w:trPr/>
        <w:tc>
          <w:tcPr>
            <w:tcW w:w="3246" w:type="dxa"/>
            <w:tcBorders>
              <w:top w:val="single" w:sz="4" w:space="0" w:color="8AA6B4"/>
              <w:left w:val="single" w:sz="4" w:space="0" w:color="8AA6B4"/>
              <w:bottom w:val="single" w:sz="4" w:space="0" w:color="8AA6B4"/>
              <w:right w:val="single" w:sz="4" w:space="0" w:color="8AA6B4"/>
            </w:tcBorders>
          </w:tcPr>
          <w:p>
            <w:pPr>
              <w:pStyle w:val="TableContents"/>
              <w:bidi w:val="0"/>
              <w:jc w:val="left"/>
              <w:rPr/>
            </w:pPr>
            <w:r>
              <w:rPr/>
              <w:t>c</w:t>
            </w:r>
          </w:p>
        </w:tc>
        <w:tc>
          <w:tcPr>
            <w:tcW w:w="2164" w:type="dxa"/>
            <w:tcBorders>
              <w:top w:val="single" w:sz="4" w:space="0" w:color="8AA6B4"/>
              <w:left w:val="single" w:sz="4" w:space="0" w:color="8AA6B4"/>
              <w:bottom w:val="single" w:sz="4" w:space="0" w:color="8AA6B4"/>
              <w:right w:val="single" w:sz="4" w:space="0" w:color="8AA6B4"/>
            </w:tcBorders>
          </w:tcPr>
          <w:p>
            <w:pPr>
              <w:pStyle w:val="TableContents"/>
              <w:bidi w:val="0"/>
              <w:jc w:val="left"/>
              <w:rPr/>
            </w:pPr>
            <w:r>
              <w:rPr/>
              <w:t>d</w:t>
            </w:r>
          </w:p>
        </w:tc>
        <w:tc>
          <w:tcPr>
            <w:tcW w:w="2527" w:type="dxa"/>
            <w:tcBorders>
              <w:top w:val="single" w:sz="4" w:space="0" w:color="8AA6B4"/>
              <w:left w:val="single" w:sz="4" w:space="0" w:color="8AA6B4"/>
              <w:bottom w:val="single" w:sz="4" w:space="0" w:color="8AA6B4"/>
              <w:right w:val="single" w:sz="4" w:space="0" w:color="8AA6B4"/>
            </w:tcBorders>
          </w:tcPr>
          <w:p>
            <w:pPr>
              <w:pStyle w:val="TableContents"/>
              <w:bidi w:val="0"/>
              <w:jc w:val="left"/>
              <w:rPr/>
            </w:pPr>
            <w:r>
              <w:rPr/>
              <w:t>e</w:t>
            </w:r>
          </w:p>
        </w:tc>
      </w:tr>
    </w:tbl>
    <w:p>
      <w:pPr>
        <w:pStyle w:val="Heading1"/>
        <w:bidi w:val="0"/>
        <w:ind w:hanging="0" w:left="0"/>
        <w:jc w:val="left"/>
        <w:rPr/>
      </w:pPr>
      <w:bookmarkStart w:id="4" w:name="pictures"/>
      <w:bookmarkEnd w:id="4"/>
      <w:r>
        <w:rPr/>
        <w:t>Pictures and shapes</w:t>
      </w:r>
    </w:p>
    <w:p>
      <w:pPr>
        <w:pStyle w:val="BodyText"/>
        <w:bidi w:val="0"/>
        <w:spacing w:lineRule="auto" w:line="300" w:before="0" w:after="125"/>
        <w:jc w:val="left"/>
        <w:rPr/>
      </w:pPr>
      <w:r>
        <w:drawing>
          <wp:anchor behindDoc="0" distT="0" distB="71755" distL="107950" distR="0" simplePos="0" locked="0" layoutInCell="0" allowOverlap="1" relativeHeight="2">
            <wp:simplePos x="0" y="0"/>
            <wp:positionH relativeFrom="column">
              <wp:align>right</wp:align>
            </wp:positionH>
            <wp:positionV relativeFrom="paragraph">
              <wp:posOffset>635</wp:posOffset>
            </wp:positionV>
            <wp:extent cx="2879725" cy="1619885"/>
            <wp:effectExtent l="0" t="0" r="0" b="0"/>
            <wp:wrapSquare wrapText="bothSides"/>
            <wp:docPr id="1" name="Picture 1" descr="A lake at dusk&#10;A made-up picture of a lake and a hill at du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ake at dusk&#10;A made-up picture of a lake and a hill at dusk."/>
                    <pic:cNvPicPr>
                      <a:picLocks noChangeAspect="1" noChangeArrowheads="1"/>
                    </pic:cNvPicPr>
                  </pic:nvPicPr>
                  <pic:blipFill>
                    <a:blip r:embed="rId4"/>
                    <a:stretch>
                      <a:fillRect/>
                    </a:stretch>
                  </pic:blipFill>
                  <pic:spPr bwMode="auto">
                    <a:xfrm>
                      <a:off x="0" y="0"/>
                      <a:ext cx="2879725" cy="1619885"/>
                    </a:xfrm>
                    <a:prstGeom prst="rect">
                      <a:avLst/>
                    </a:prstGeom>
                    <a:noFill/>
                    <a:ln w="6350">
                      <a:solidFill>
                        <a:srgbClr val="999999"/>
                      </a:solidFill>
                    </a:ln>
                  </pic:spPr>
                </pic:pic>
              </a:graphicData>
            </a:graphic>
          </wp:anchor>
        </w:drawing>
      </w:r>
      <w:r>
        <w:rPr/>
        <w:t xml:space="preserve">The east quay was built in three stages. The first stage, a timber jetty of twenty berths, dates from the start of the register; the second doubled it in stone, and the third, the long breakwater, shelters both from the south-west swell. Every berth has a number, a length in metres and a holder. The register is kept on paper and in a table; the two are compared each spring, and the differences are explained in the notes of the harbour master. Visitors are asked to call the harbour office on channel 9 before they come in, to give the length of their boat and its draught, and to say how many nights they plan to stay. The east quay was built in three stages. The first stage, a timber jetty of twenty berths, dates from the start of the register; the second doubled it in stone, and the third, the long breakwater, shelters both from the south-west swell. </w:t>
      </w:r>
    </w:p>
    <w:p>
      <w:pPr>
        <w:pStyle w:val="Caption"/>
        <w:bidi w:val="0"/>
        <w:spacing w:before="57" w:after="113"/>
        <w:jc w:val="left"/>
        <w:rPr/>
      </w:pPr>
      <w:r>
        <w:rPr/>
        <w:t xml:space="preserve">Figure </w:t>
      </w:r>
      <w:r>
        <w:rPr/>
        <w:fldChar w:fldCharType="begin"/>
      </w:r>
      <w:r>
        <w:rPr/>
        <w:instrText xml:space="preserve"> SEQ Figure \* ARABIC </w:instrText>
      </w:r>
      <w:r>
        <w:rPr/>
        <w:fldChar w:fldCharType="separate"/>
      </w:r>
      <w:r>
        <w:rPr/>
        <w:t>1</w:t>
      </w:r>
      <w:r>
        <w:rPr/>
        <w:fldChar w:fldCharType="end"/>
      </w:r>
      <w:r>
        <w:rPr/>
        <w:t>: a picture that text flows around</w:t>
      </w:r>
    </w:p>
    <w:p>
      <w:pPr>
        <w:pStyle w:val="Centered"/>
        <w:bidi w:val="0"/>
        <w:jc w:val="center"/>
        <w:rPr/>
      </w:pPr>
      <w:r>
        <w:rPr/>
        <w:drawing>
          <wp:inline distT="0" distB="0" distL="0" distR="0">
            <wp:extent cx="2160270" cy="1214755"/>
            <wp:effectExtent l="0" t="0" r="0" b="0"/>
            <wp:docPr id="2" name="Picture 2" descr="The secon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he second picture"/>
                    <pic:cNvPicPr>
                      <a:picLocks noChangeAspect="1" noChangeArrowheads="1"/>
                    </pic:cNvPicPr>
                  </pic:nvPicPr>
                  <pic:blipFill>
                    <a:blip r:embed="rId5"/>
                    <a:stretch>
                      <a:fillRect/>
                    </a:stretch>
                  </pic:blipFill>
                  <pic:spPr bwMode="auto">
                    <a:xfrm>
                      <a:off x="0" y="0"/>
                      <a:ext cx="2160270" cy="1214755"/>
                    </a:xfrm>
                    <a:prstGeom prst="rect">
                      <a:avLst/>
                    </a:prstGeom>
                    <a:noFill/>
                    <a:ln w="6350">
                      <a:solidFill>
                        <a:srgbClr val="999999"/>
                      </a:solidFill>
                    </a:ln>
                  </pic:spPr>
                </pic:pic>
              </a:graphicData>
            </a:graphic>
          </wp:inline>
        </w:drawing>
      </w:r>
    </w:p>
    <w:p>
      <w:pPr>
        <w:pStyle w:val="BodyText"/>
        <w:bidi w:val="0"/>
        <w:spacing w:lineRule="auto" w:line="300" w:before="0" w:after="125"/>
        <w:jc w:val="left"/>
        <w:rPr/>
      </w:pPr>
      <w:r>
        <mc:AlternateContent>
          <mc:Choice Requires="wps">
            <w:drawing>
              <wp:anchor behindDoc="1" distT="0" distB="0" distL="0" distR="0" simplePos="0" locked="0" layoutInCell="0" allowOverlap="1" relativeHeight="4">
                <wp:simplePos x="0" y="0"/>
                <wp:positionH relativeFrom="column">
                  <wp:posOffset>1167130</wp:posOffset>
                </wp:positionH>
                <wp:positionV relativeFrom="paragraph">
                  <wp:posOffset>71755</wp:posOffset>
                </wp:positionV>
                <wp:extent cx="1265555" cy="179070"/>
                <wp:effectExtent l="1270" t="635" r="635" b="1270"/>
                <wp:wrapSquare wrapText="bothSides"/>
                <wp:docPr id="3" name="Callout"/>
                <a:graphic xmlns:a="http://schemas.openxmlformats.org/drawingml/2006/main">
                  <a:graphicData uri="http://schemas.microsoft.com/office/word/2010/wordprocessingShape">
                    <wps:wsp>
                      <wps:cNvSpPr/>
                      <wps:spPr>
                        <a:xfrm>
                          <a:off x="0" y="0"/>
                          <a:ext cx="1265400" cy="178920"/>
                        </a:xfrm>
                        <a:prstGeom prst="roundRect">
                          <a:avLst>
                            <a:gd name="adj" fmla="val 16667"/>
                          </a:avLst>
                        </a:prstGeom>
                        <a:solidFill>
                          <a:srgbClr val="729fcf"/>
                        </a:solidFill>
                        <a:ln w="0">
                          <a:solidFill>
                            <a:srgbClr val="3465a4"/>
                          </a:solidFill>
                        </a:ln>
                      </wps:spPr>
                      <wps:style>
                        <a:lnRef idx="0"/>
                        <a:fillRef idx="0"/>
                        <a:effectRef idx="0"/>
                        <a:fontRef idx="minor"/>
                      </wps:style>
                      <wps:txbx>
                        <w:txbxContent>
                          <w:p>
                            <w:pPr>
                              <w:overflowPunct w:val="false"/>
                              <w:bidi w:val="0"/>
                              <w:rPr/>
                            </w:pPr>
                            <w:r>
                              <w:rPr/>
                              <w:t>A shape with text in it</w:t>
                            </w:r>
                          </w:p>
                        </w:txbxContent>
                      </wps:txbx>
                      <wps:bodyPr lIns="0" rIns="0" tIns="0" bIns="0" anchor="t">
                        <a:spAutoFit/>
                      </wps:bodyPr>
                    </wps:wsp>
                  </a:graphicData>
                </a:graphic>
              </wp:anchor>
            </w:drawing>
          </mc:Choice>
          <mc:Fallback>
            <w:pict>
              <v:roundrect id="shape_0" ID="Callout" coordsize="21600,21600" path="m3600,0l268435456,14l1179648000,235929600l5529600,4608000xe" fillcolor="#729fcf" stroked="t" o:allowincell="f" style="position:absolute;margin-left:91.9pt;margin-top:5.65pt;width:99.6pt;height:14.05pt;mso-wrap-style:none;v-text-anchor:top">
                <v:textbox>
                  <w:txbxContent>
                    <w:p>
                      <w:pPr>
                        <w:overflowPunct w:val="false"/>
                        <w:bidi w:val="0"/>
                        <w:rPr/>
                      </w:pPr>
                      <w:r>
                        <w:rPr/>
                        <w:t>A shape with text in it</w:t>
                      </w:r>
                    </w:p>
                  </w:txbxContent>
                </v:textbox>
                <v:fill o:detectmouseclick="t" color2="#8d6030"/>
                <v:stroke color="#3465a4" joinstyle="round" endcap="flat"/>
                <w10:wrap type="square"/>
              </v:roundrect>
            </w:pict>
          </mc:Fallback>
        </mc:AlternateContent>
      </w:r>
      <w:r>
        <w:rPr/>
        <w:t>A line of text beside a shape.</w:t>
      </w:r>
    </w:p>
    <w:p>
      <w:pPr>
        <w:pStyle w:val="Heading1"/>
        <w:bidi w:val="0"/>
        <w:ind w:hanging="0" w:left="0"/>
        <w:jc w:val="left"/>
        <w:rPr/>
      </w:pPr>
      <w:bookmarkStart w:id="5" w:name="links"/>
      <w:bookmarkEnd w:id="5"/>
      <w:r>
        <w:rPr/>
        <w:t>Links, fields and notes</w:t>
      </w:r>
    </w:p>
    <w:p>
      <w:pPr>
        <w:pStyle w:val="BodyText"/>
        <w:bidi w:val="0"/>
        <w:spacing w:lineRule="auto" w:line="300" w:before="0" w:after="125"/>
        <w:jc w:val="left"/>
        <w:rPr/>
      </w:pPr>
      <w:r>
        <w:rPr/>
        <w:t xml:space="preserve">An external link: </w:t>
      </w:r>
      <w:hyperlink r:id="rId6">
        <w:r>
          <w:rPr>
            <w:rStyle w:val="Hyperlink"/>
          </w:rPr>
          <w:t>exav.org</w:t>
        </w:r>
      </w:hyperlink>
      <w:r>
        <w:rPr/>
        <w:t xml:space="preserve">. An internal link: </w:t>
      </w:r>
      <w:hyperlink w:anchor="intro">
        <w:r>
          <w:rPr>
            <w:rStyle w:val="Hyperlink"/>
          </w:rPr>
          <w:t>back to the introduction</w:t>
        </w:r>
      </w:hyperlink>
      <w:r>
        <w:rPr/>
        <w:t xml:space="preserve">. A reference to a bookmark: </w:t>
      </w:r>
      <w:r>
        <w:rPr/>
        <w:fldChar w:fldCharType="begin"/>
      </w:r>
      <w:r>
        <w:rPr/>
        <w:instrText xml:space="preserve"> REF tables \h </w:instrText>
      </w:r>
      <w:r>
        <w:rPr/>
        <w:fldChar w:fldCharType="separate"/>
      </w:r>
      <w:r>
        <w:rPr/>
      </w:r>
      <w:r>
        <w:rPr/>
        <w:fldChar w:fldCharType="end"/>
      </w:r>
      <w:r>
        <w:rPr/>
        <w:t>.</w:t>
      </w:r>
    </w:p>
    <w:p>
      <w:pPr>
        <w:pStyle w:val="BodyText"/>
        <w:bidi w:val="0"/>
        <w:spacing w:lineRule="auto" w:line="300" w:before="0" w:after="125"/>
        <w:jc w:val="left"/>
        <w:rPr/>
      </w:pPr>
      <w:r>
        <w:rPr/>
        <w:t>Fields: this document is titled “</w:t>
      </w:r>
      <w:r>
        <w:rPr/>
        <w:fldChar w:fldCharType="begin"/>
      </w:r>
      <w:r>
        <w:rPr/>
        <w:instrText xml:space="preserve"> TITLE </w:instrText>
      </w:r>
      <w:r>
        <w:rPr/>
        <w:fldChar w:fldCharType="separate"/>
      </w:r>
      <w:r>
        <w:rPr/>
        <w:t>Harbour handbook</w:t>
      </w:r>
      <w:r>
        <w:rPr/>
        <w:fldChar w:fldCharType="end"/>
      </w:r>
      <w:r>
        <w:rPr/>
        <w:t xml:space="preserve">”, and this line is on page </w:t>
      </w:r>
      <w:r>
        <w:rPr/>
        <w:fldChar w:fldCharType="begin"/>
      </w:r>
      <w:r>
        <w:rPr/>
        <w:instrText xml:space="preserve"> PAGE </w:instrText>
      </w:r>
      <w:r>
        <w:rPr/>
        <w:fldChar w:fldCharType="separate"/>
      </w:r>
      <w:r>
        <w:rPr/>
        <w:t>4</w:t>
      </w:r>
      <w:r>
        <w:rPr/>
        <w:fldChar w:fldCharType="end"/>
      </w:r>
      <w:r>
        <w:rPr/>
        <w:t xml:space="preserve">. A fixed date: </w:t>
      </w:r>
      <w:r>
        <w:rPr/>
        <w:fldChar w:fldCharType="begin" w:fldLock="true"/>
      </w:r>
      <w:r>
        <w:rPr/>
        <w:instrText xml:space="preserve"> DATE \@"dd/MM/yyyy" </w:instrText>
      </w:r>
      <w:r>
        <w:rPr/>
        <w:fldChar w:fldCharType="separate"/>
      </w:r>
      <w:r>
        <w:rPr/>
        <w:t>01/01/2000</w:t>
      </w:r>
      <w:r>
        <w:rPr/>
        <w:fldChar w:fldCharType="end"/>
      </w:r>
      <w:r>
        <w:rPr/>
        <w:t>.</w:t>
      </w:r>
    </w:p>
    <w:p>
      <w:pPr>
        <w:pStyle w:val="BodyText"/>
        <w:bidi w:val="0"/>
        <w:spacing w:lineRule="auto" w:line="300" w:before="0" w:after="125"/>
        <w:jc w:val="left"/>
        <w:rPr/>
      </w:pPr>
      <w:r>
        <w:rPr/>
        <w:t>A comment is attached to this word</w:t>
      </w:r>
      <w:r>
        <w:rPr/>
        <w:commentReference w:id="0"/>
      </w:r>
      <w:r>
        <w:rPr/>
        <w:t xml:space="preserve">. A change that was tracked: </w:t>
      </w:r>
      <w:ins w:id="0" w:author="exav" w:date="2000-01-01T00:00:00Z">
        <w:r>
          <w:rPr/>
          <w:t>this text was inserted</w:t>
        </w:r>
      </w:ins>
      <w:r>
        <w:rPr/>
        <w:t xml:space="preserve">, </w:t>
      </w:r>
      <w:del w:id="1" w:author="exav" w:date="2000-01-01T00:00:00Z">
        <w:r>
          <w:rPr/>
          <w:delText xml:space="preserve">some deleted words </w:delText>
        </w:r>
      </w:del>
      <w:r>
        <w:rPr/>
        <w:t>and some text was deleted before this one.</w:t>
      </w:r>
    </w:p>
    <w:p>
      <w:pPr>
        <w:pStyle w:val="BodyText"/>
        <w:bidi w:val="0"/>
        <w:spacing w:lineRule="auto" w:line="300" w:before="0" w:after="125"/>
        <w:jc w:val="left"/>
        <w:rPr/>
      </w:pPr>
      <w:r>
        <w:rPr/>
        <w:t xml:space="preserve">Citations [1] [2]. </w:t>
      </w:r>
      <w:r>
        <w:rPr>
          <w:rStyle w:val="FootnoteReference"/>
        </w:rPr>
        <w:footnoteReference w:id="3"/>
      </w:r>
    </w:p>
    <w:p>
      <w:pPr>
        <w:pStyle w:val="Heading1Landscape"/>
        <w:bidi w:val="0"/>
        <w:jc w:val="left"/>
        <w:outlineLvl w:val="0"/>
        <w:rPr/>
      </w:pPr>
      <w:bookmarkStart w:id="6" w:name="wide"/>
      <w:bookmarkEnd w:id="6"/>
      <w:r>
        <w:rPr/>
        <w:t>Wide table (landscape)</w:t>
      </w:r>
    </w:p>
    <w:tbl>
      <w:tblPr>
        <w:tblW w:w="13890" w:type="dxa"/>
        <w:jc w:val="left"/>
        <w:tblInd w:w="-5" w:type="dxa"/>
        <w:tblLayout w:type="fixed"/>
        <w:tblCellMar>
          <w:top w:w="57" w:type="dxa"/>
          <w:left w:w="57" w:type="dxa"/>
          <w:bottom w:w="57" w:type="dxa"/>
          <w:right w:w="57" w:type="dxa"/>
        </w:tblCellMar>
      </w:tblPr>
      <w:tblGrid>
        <w:gridCol w:w="1157"/>
        <w:gridCol w:w="1157"/>
        <w:gridCol w:w="1157"/>
        <w:gridCol w:w="1157"/>
        <w:gridCol w:w="1157"/>
        <w:gridCol w:w="1157"/>
        <w:gridCol w:w="1157"/>
        <w:gridCol w:w="1157"/>
        <w:gridCol w:w="1157"/>
        <w:gridCol w:w="1157"/>
        <w:gridCol w:w="1157"/>
        <w:gridCol w:w="1163"/>
      </w:tblGrid>
      <w:tr>
        <w:trPr>
          <w:tblHeader w:val="true"/>
        </w:trPr>
        <w:tc>
          <w:tcPr>
            <w:tcW w:w="1157" w:type="dxa"/>
            <w:tcBorders>
              <w:top w:val="single" w:sz="4" w:space="0" w:color="8AA6B4"/>
              <w:left w:val="single" w:sz="4" w:space="0" w:color="8AA6B4"/>
              <w:bottom w:val="single" w:sz="4" w:space="0" w:color="8AA6B4"/>
              <w:right w:val="single" w:sz="4" w:space="0" w:color="8AA6B4"/>
            </w:tcBorders>
            <w:shd w:fill="0B4F6C" w:val="clear"/>
          </w:tcPr>
          <w:p>
            <w:pPr>
              <w:pStyle w:val="TableHeading"/>
              <w:bidi w:val="0"/>
              <w:jc w:val="center"/>
              <w:rPr/>
            </w:pPr>
            <w:r>
              <w:rPr/>
              <w:t>Month</w:t>
            </w:r>
          </w:p>
        </w:tc>
        <w:tc>
          <w:tcPr>
            <w:tcW w:w="1157" w:type="dxa"/>
            <w:tcBorders>
              <w:top w:val="single" w:sz="4" w:space="0" w:color="8AA6B4"/>
              <w:left w:val="single" w:sz="4" w:space="0" w:color="8AA6B4"/>
              <w:bottom w:val="single" w:sz="4" w:space="0" w:color="8AA6B4"/>
              <w:right w:val="single" w:sz="4" w:space="0" w:color="8AA6B4"/>
            </w:tcBorders>
            <w:shd w:fill="0B4F6C" w:val="clear"/>
          </w:tcPr>
          <w:p>
            <w:pPr>
              <w:pStyle w:val="TableHeading"/>
              <w:bidi w:val="0"/>
              <w:jc w:val="center"/>
              <w:rPr/>
            </w:pPr>
            <w:r>
              <w:rPr/>
              <w:t>Berth 1</w:t>
            </w:r>
          </w:p>
        </w:tc>
        <w:tc>
          <w:tcPr>
            <w:tcW w:w="1157" w:type="dxa"/>
            <w:tcBorders>
              <w:top w:val="single" w:sz="4" w:space="0" w:color="8AA6B4"/>
              <w:left w:val="single" w:sz="4" w:space="0" w:color="8AA6B4"/>
              <w:bottom w:val="single" w:sz="4" w:space="0" w:color="8AA6B4"/>
              <w:right w:val="single" w:sz="4" w:space="0" w:color="8AA6B4"/>
            </w:tcBorders>
            <w:shd w:fill="0B4F6C" w:val="clear"/>
          </w:tcPr>
          <w:p>
            <w:pPr>
              <w:pStyle w:val="TableHeading"/>
              <w:bidi w:val="0"/>
              <w:jc w:val="center"/>
              <w:rPr/>
            </w:pPr>
            <w:r>
              <w:rPr/>
              <w:t>Berth 2</w:t>
            </w:r>
          </w:p>
        </w:tc>
        <w:tc>
          <w:tcPr>
            <w:tcW w:w="1157" w:type="dxa"/>
            <w:tcBorders>
              <w:top w:val="single" w:sz="4" w:space="0" w:color="8AA6B4"/>
              <w:left w:val="single" w:sz="4" w:space="0" w:color="8AA6B4"/>
              <w:bottom w:val="single" w:sz="4" w:space="0" w:color="8AA6B4"/>
              <w:right w:val="single" w:sz="4" w:space="0" w:color="8AA6B4"/>
            </w:tcBorders>
            <w:shd w:fill="0B4F6C" w:val="clear"/>
          </w:tcPr>
          <w:p>
            <w:pPr>
              <w:pStyle w:val="TableHeading"/>
              <w:bidi w:val="0"/>
              <w:jc w:val="center"/>
              <w:rPr/>
            </w:pPr>
            <w:r>
              <w:rPr/>
              <w:t>Berth 3</w:t>
            </w:r>
          </w:p>
        </w:tc>
        <w:tc>
          <w:tcPr>
            <w:tcW w:w="1157" w:type="dxa"/>
            <w:tcBorders>
              <w:top w:val="single" w:sz="4" w:space="0" w:color="8AA6B4"/>
              <w:left w:val="single" w:sz="4" w:space="0" w:color="8AA6B4"/>
              <w:bottom w:val="single" w:sz="4" w:space="0" w:color="8AA6B4"/>
              <w:right w:val="single" w:sz="4" w:space="0" w:color="8AA6B4"/>
            </w:tcBorders>
            <w:shd w:fill="0B4F6C" w:val="clear"/>
          </w:tcPr>
          <w:p>
            <w:pPr>
              <w:pStyle w:val="TableHeading"/>
              <w:bidi w:val="0"/>
              <w:jc w:val="center"/>
              <w:rPr/>
            </w:pPr>
            <w:r>
              <w:rPr/>
              <w:t>Berth 4</w:t>
            </w:r>
          </w:p>
        </w:tc>
        <w:tc>
          <w:tcPr>
            <w:tcW w:w="1157" w:type="dxa"/>
            <w:tcBorders>
              <w:top w:val="single" w:sz="4" w:space="0" w:color="8AA6B4"/>
              <w:left w:val="single" w:sz="4" w:space="0" w:color="8AA6B4"/>
              <w:bottom w:val="single" w:sz="4" w:space="0" w:color="8AA6B4"/>
              <w:right w:val="single" w:sz="4" w:space="0" w:color="8AA6B4"/>
            </w:tcBorders>
            <w:shd w:fill="0B4F6C" w:val="clear"/>
          </w:tcPr>
          <w:p>
            <w:pPr>
              <w:pStyle w:val="TableHeading"/>
              <w:bidi w:val="0"/>
              <w:jc w:val="center"/>
              <w:rPr/>
            </w:pPr>
            <w:r>
              <w:rPr/>
              <w:t>Berth 5</w:t>
            </w:r>
          </w:p>
        </w:tc>
        <w:tc>
          <w:tcPr>
            <w:tcW w:w="1157" w:type="dxa"/>
            <w:tcBorders>
              <w:top w:val="single" w:sz="4" w:space="0" w:color="8AA6B4"/>
              <w:left w:val="single" w:sz="4" w:space="0" w:color="8AA6B4"/>
              <w:bottom w:val="single" w:sz="4" w:space="0" w:color="8AA6B4"/>
              <w:right w:val="single" w:sz="4" w:space="0" w:color="8AA6B4"/>
            </w:tcBorders>
            <w:shd w:fill="0B4F6C" w:val="clear"/>
          </w:tcPr>
          <w:p>
            <w:pPr>
              <w:pStyle w:val="TableHeading"/>
              <w:bidi w:val="0"/>
              <w:jc w:val="center"/>
              <w:rPr/>
            </w:pPr>
            <w:r>
              <w:rPr/>
              <w:t>Berth 6</w:t>
            </w:r>
          </w:p>
        </w:tc>
        <w:tc>
          <w:tcPr>
            <w:tcW w:w="1157" w:type="dxa"/>
            <w:tcBorders>
              <w:top w:val="single" w:sz="4" w:space="0" w:color="8AA6B4"/>
              <w:left w:val="single" w:sz="4" w:space="0" w:color="8AA6B4"/>
              <w:bottom w:val="single" w:sz="4" w:space="0" w:color="8AA6B4"/>
              <w:right w:val="single" w:sz="4" w:space="0" w:color="8AA6B4"/>
            </w:tcBorders>
            <w:shd w:fill="0B4F6C" w:val="clear"/>
          </w:tcPr>
          <w:p>
            <w:pPr>
              <w:pStyle w:val="TableHeading"/>
              <w:bidi w:val="0"/>
              <w:jc w:val="center"/>
              <w:rPr/>
            </w:pPr>
            <w:r>
              <w:rPr/>
              <w:t>Berth 7</w:t>
            </w:r>
          </w:p>
        </w:tc>
        <w:tc>
          <w:tcPr>
            <w:tcW w:w="1157" w:type="dxa"/>
            <w:tcBorders>
              <w:top w:val="single" w:sz="4" w:space="0" w:color="8AA6B4"/>
              <w:left w:val="single" w:sz="4" w:space="0" w:color="8AA6B4"/>
              <w:bottom w:val="single" w:sz="4" w:space="0" w:color="8AA6B4"/>
              <w:right w:val="single" w:sz="4" w:space="0" w:color="8AA6B4"/>
            </w:tcBorders>
            <w:shd w:fill="0B4F6C" w:val="clear"/>
          </w:tcPr>
          <w:p>
            <w:pPr>
              <w:pStyle w:val="TableHeading"/>
              <w:bidi w:val="0"/>
              <w:jc w:val="center"/>
              <w:rPr/>
            </w:pPr>
            <w:r>
              <w:rPr/>
              <w:t>Berth 8</w:t>
            </w:r>
          </w:p>
        </w:tc>
        <w:tc>
          <w:tcPr>
            <w:tcW w:w="1157" w:type="dxa"/>
            <w:tcBorders>
              <w:top w:val="single" w:sz="4" w:space="0" w:color="8AA6B4"/>
              <w:left w:val="single" w:sz="4" w:space="0" w:color="8AA6B4"/>
              <w:bottom w:val="single" w:sz="4" w:space="0" w:color="8AA6B4"/>
              <w:right w:val="single" w:sz="4" w:space="0" w:color="8AA6B4"/>
            </w:tcBorders>
            <w:shd w:fill="0B4F6C" w:val="clear"/>
          </w:tcPr>
          <w:p>
            <w:pPr>
              <w:pStyle w:val="TableHeading"/>
              <w:bidi w:val="0"/>
              <w:jc w:val="center"/>
              <w:rPr/>
            </w:pPr>
            <w:r>
              <w:rPr/>
              <w:t>Berth 9</w:t>
            </w:r>
          </w:p>
        </w:tc>
        <w:tc>
          <w:tcPr>
            <w:tcW w:w="1157" w:type="dxa"/>
            <w:tcBorders>
              <w:top w:val="single" w:sz="4" w:space="0" w:color="8AA6B4"/>
              <w:left w:val="single" w:sz="4" w:space="0" w:color="8AA6B4"/>
              <w:bottom w:val="single" w:sz="4" w:space="0" w:color="8AA6B4"/>
              <w:right w:val="single" w:sz="4" w:space="0" w:color="8AA6B4"/>
            </w:tcBorders>
            <w:shd w:fill="0B4F6C" w:val="clear"/>
          </w:tcPr>
          <w:p>
            <w:pPr>
              <w:pStyle w:val="TableHeading"/>
              <w:bidi w:val="0"/>
              <w:jc w:val="center"/>
              <w:rPr/>
            </w:pPr>
            <w:r>
              <w:rPr/>
              <w:t>Berth 10</w:t>
            </w:r>
          </w:p>
        </w:tc>
        <w:tc>
          <w:tcPr>
            <w:tcW w:w="1163" w:type="dxa"/>
            <w:tcBorders>
              <w:top w:val="single" w:sz="4" w:space="0" w:color="8AA6B4"/>
              <w:left w:val="single" w:sz="4" w:space="0" w:color="8AA6B4"/>
              <w:bottom w:val="single" w:sz="4" w:space="0" w:color="8AA6B4"/>
              <w:right w:val="single" w:sz="4" w:space="0" w:color="8AA6B4"/>
            </w:tcBorders>
            <w:shd w:fill="0B4F6C" w:val="clear"/>
          </w:tcPr>
          <w:p>
            <w:pPr>
              <w:pStyle w:val="TableHeading"/>
              <w:bidi w:val="0"/>
              <w:jc w:val="center"/>
              <w:rPr/>
            </w:pPr>
            <w:r>
              <w:rPr/>
              <w:t>Total</w:t>
            </w:r>
          </w:p>
        </w:tc>
      </w:tr>
      <w:tr>
        <w:trPr/>
        <w:tc>
          <w:tcPr>
            <w:tcW w:w="1157" w:type="dxa"/>
            <w:tcBorders>
              <w:top w:val="single" w:sz="4" w:space="0" w:color="8AA6B4"/>
              <w:left w:val="single" w:sz="4" w:space="0" w:color="8AA6B4"/>
              <w:bottom w:val="single" w:sz="4" w:space="0" w:color="8AA6B4"/>
              <w:right w:val="single" w:sz="4" w:space="0" w:color="8AA6B4"/>
            </w:tcBorders>
          </w:tcPr>
          <w:p>
            <w:pPr>
              <w:pStyle w:val="TableContents"/>
              <w:bidi w:val="0"/>
              <w:jc w:val="left"/>
              <w:rPr/>
            </w:pPr>
            <w:r>
              <w:rPr/>
              <w:t>Jan</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1</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6</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2</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7</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3</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8</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4</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9</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5</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1</w:t>
            </w:r>
          </w:p>
        </w:tc>
        <w:tc>
          <w:tcPr>
            <w:tcW w:w="1163" w:type="dxa"/>
            <w:tcBorders>
              <w:top w:val="single" w:sz="12" w:space="0" w:color="000000"/>
              <w:left w:val="single" w:sz="4" w:space="0" w:color="8AA6B4"/>
              <w:bottom w:val="single" w:sz="4" w:space="0" w:color="8AA6B4"/>
              <w:right w:val="single" w:sz="4" w:space="0" w:color="8AA6B4"/>
            </w:tcBorders>
            <w:shd w:fill="E8F1F5" w:val="clear"/>
          </w:tcPr>
          <w:p>
            <w:pPr>
              <w:pStyle w:val="TableRight"/>
              <w:bidi w:val="0"/>
              <w:jc w:val="right"/>
              <w:rPr/>
            </w:pPr>
            <w:r>
              <w:rPr/>
              <w:t>46</w:t>
            </w:r>
          </w:p>
        </w:tc>
      </w:tr>
      <w:tr>
        <w:trPr/>
        <w:tc>
          <w:tcPr>
            <w:tcW w:w="1157" w:type="dxa"/>
            <w:tcBorders>
              <w:top w:val="single" w:sz="4" w:space="0" w:color="8AA6B4"/>
              <w:left w:val="single" w:sz="4" w:space="0" w:color="8AA6B4"/>
              <w:bottom w:val="single" w:sz="4" w:space="0" w:color="8AA6B4"/>
              <w:right w:val="single" w:sz="4" w:space="0" w:color="8AA6B4"/>
            </w:tcBorders>
          </w:tcPr>
          <w:p>
            <w:pPr>
              <w:pStyle w:val="TableContents"/>
              <w:bidi w:val="0"/>
              <w:jc w:val="left"/>
              <w:rPr/>
            </w:pPr>
            <w:r>
              <w:rPr/>
              <w:t>Feb</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8</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4</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9</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5</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1</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6</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2</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7</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3</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8</w:t>
            </w:r>
          </w:p>
        </w:tc>
        <w:tc>
          <w:tcPr>
            <w:tcW w:w="1163" w:type="dxa"/>
            <w:tcBorders>
              <w:top w:val="single" w:sz="12" w:space="0" w:color="000000"/>
              <w:left w:val="single" w:sz="4" w:space="0" w:color="8AA6B4"/>
              <w:bottom w:val="single" w:sz="4" w:space="0" w:color="8AA6B4"/>
              <w:right w:val="single" w:sz="4" w:space="0" w:color="8AA6B4"/>
            </w:tcBorders>
            <w:shd w:fill="E8F1F5" w:val="clear"/>
          </w:tcPr>
          <w:p>
            <w:pPr>
              <w:pStyle w:val="TableRight"/>
              <w:bidi w:val="0"/>
              <w:jc w:val="right"/>
              <w:rPr/>
            </w:pPr>
            <w:r>
              <w:rPr/>
              <w:t>53</w:t>
            </w:r>
          </w:p>
        </w:tc>
      </w:tr>
      <w:tr>
        <w:trPr/>
        <w:tc>
          <w:tcPr>
            <w:tcW w:w="1157" w:type="dxa"/>
            <w:tcBorders>
              <w:top w:val="single" w:sz="4" w:space="0" w:color="8AA6B4"/>
              <w:left w:val="single" w:sz="4" w:space="0" w:color="8AA6B4"/>
              <w:bottom w:val="single" w:sz="4" w:space="0" w:color="8AA6B4"/>
              <w:right w:val="single" w:sz="4" w:space="0" w:color="8AA6B4"/>
            </w:tcBorders>
          </w:tcPr>
          <w:p>
            <w:pPr>
              <w:pStyle w:val="TableContents"/>
              <w:bidi w:val="0"/>
              <w:jc w:val="left"/>
              <w:rPr/>
            </w:pPr>
            <w:r>
              <w:rPr/>
              <w:t>Mar</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6</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2</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7</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3</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8</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4</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9</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5</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1</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6</w:t>
            </w:r>
          </w:p>
        </w:tc>
        <w:tc>
          <w:tcPr>
            <w:tcW w:w="1163" w:type="dxa"/>
            <w:tcBorders>
              <w:top w:val="single" w:sz="12" w:space="0" w:color="000000"/>
              <w:left w:val="single" w:sz="4" w:space="0" w:color="8AA6B4"/>
              <w:bottom w:val="single" w:sz="4" w:space="0" w:color="8AA6B4"/>
              <w:right w:val="single" w:sz="4" w:space="0" w:color="8AA6B4"/>
            </w:tcBorders>
            <w:shd w:fill="E8F1F5" w:val="clear"/>
          </w:tcPr>
          <w:p>
            <w:pPr>
              <w:pStyle w:val="TableRight"/>
              <w:bidi w:val="0"/>
              <w:jc w:val="right"/>
              <w:rPr/>
            </w:pPr>
            <w:r>
              <w:rPr/>
              <w:t>51</w:t>
            </w:r>
          </w:p>
        </w:tc>
      </w:tr>
      <w:tr>
        <w:trPr/>
        <w:tc>
          <w:tcPr>
            <w:tcW w:w="1157" w:type="dxa"/>
            <w:tcBorders>
              <w:top w:val="single" w:sz="4" w:space="0" w:color="8AA6B4"/>
              <w:left w:val="single" w:sz="4" w:space="0" w:color="8AA6B4"/>
              <w:bottom w:val="single" w:sz="4" w:space="0" w:color="8AA6B4"/>
              <w:right w:val="single" w:sz="4" w:space="0" w:color="8AA6B4"/>
            </w:tcBorders>
          </w:tcPr>
          <w:p>
            <w:pPr>
              <w:pStyle w:val="TableContents"/>
              <w:bidi w:val="0"/>
              <w:jc w:val="left"/>
              <w:rPr/>
            </w:pPr>
            <w:r>
              <w:rPr/>
              <w:t>Apr</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4</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9</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5</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1</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6</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2</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7</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3</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8</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4</w:t>
            </w:r>
          </w:p>
        </w:tc>
        <w:tc>
          <w:tcPr>
            <w:tcW w:w="1163" w:type="dxa"/>
            <w:tcBorders>
              <w:top w:val="single" w:sz="12" w:space="0" w:color="000000"/>
              <w:left w:val="single" w:sz="4" w:space="0" w:color="8AA6B4"/>
              <w:bottom w:val="single" w:sz="4" w:space="0" w:color="8AA6B4"/>
              <w:right w:val="single" w:sz="4" w:space="0" w:color="8AA6B4"/>
            </w:tcBorders>
            <w:shd w:fill="E8F1F5" w:val="clear"/>
          </w:tcPr>
          <w:p>
            <w:pPr>
              <w:pStyle w:val="TableRight"/>
              <w:bidi w:val="0"/>
              <w:jc w:val="right"/>
              <w:rPr/>
            </w:pPr>
            <w:r>
              <w:rPr/>
              <w:t>49</w:t>
            </w:r>
          </w:p>
        </w:tc>
      </w:tr>
      <w:tr>
        <w:trPr/>
        <w:tc>
          <w:tcPr>
            <w:tcW w:w="1157" w:type="dxa"/>
            <w:tcBorders>
              <w:top w:val="single" w:sz="4" w:space="0" w:color="8AA6B4"/>
              <w:left w:val="single" w:sz="4" w:space="0" w:color="8AA6B4"/>
              <w:bottom w:val="single" w:sz="4" w:space="0" w:color="8AA6B4"/>
              <w:right w:val="single" w:sz="4" w:space="0" w:color="8AA6B4"/>
            </w:tcBorders>
          </w:tcPr>
          <w:p>
            <w:pPr>
              <w:pStyle w:val="TableContents"/>
              <w:bidi w:val="0"/>
              <w:jc w:val="left"/>
              <w:rPr/>
            </w:pPr>
            <w:r>
              <w:rPr/>
              <w:t>May</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2</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7</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3</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8</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4</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9</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5</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1</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6</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2</w:t>
            </w:r>
          </w:p>
        </w:tc>
        <w:tc>
          <w:tcPr>
            <w:tcW w:w="1163" w:type="dxa"/>
            <w:tcBorders>
              <w:top w:val="single" w:sz="12" w:space="0" w:color="000000"/>
              <w:left w:val="single" w:sz="4" w:space="0" w:color="8AA6B4"/>
              <w:bottom w:val="single" w:sz="4" w:space="0" w:color="8AA6B4"/>
              <w:right w:val="single" w:sz="4" w:space="0" w:color="8AA6B4"/>
            </w:tcBorders>
            <w:shd w:fill="E8F1F5" w:val="clear"/>
          </w:tcPr>
          <w:p>
            <w:pPr>
              <w:pStyle w:val="TableRight"/>
              <w:bidi w:val="0"/>
              <w:jc w:val="right"/>
              <w:rPr/>
            </w:pPr>
            <w:r>
              <w:rPr/>
              <w:t>47</w:t>
            </w:r>
          </w:p>
        </w:tc>
      </w:tr>
      <w:tr>
        <w:trPr/>
        <w:tc>
          <w:tcPr>
            <w:tcW w:w="1157" w:type="dxa"/>
            <w:tcBorders>
              <w:top w:val="single" w:sz="4" w:space="0" w:color="8AA6B4"/>
              <w:left w:val="single" w:sz="4" w:space="0" w:color="8AA6B4"/>
              <w:bottom w:val="single" w:sz="4" w:space="0" w:color="8AA6B4"/>
              <w:right w:val="single" w:sz="4" w:space="0" w:color="8AA6B4"/>
            </w:tcBorders>
          </w:tcPr>
          <w:p>
            <w:pPr>
              <w:pStyle w:val="TableContents"/>
              <w:bidi w:val="0"/>
              <w:jc w:val="left"/>
              <w:rPr/>
            </w:pPr>
            <w:r>
              <w:rPr/>
              <w:t>Jun</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9</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5</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1</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6</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2</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7</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3</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8</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4</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9</w:t>
            </w:r>
          </w:p>
        </w:tc>
        <w:tc>
          <w:tcPr>
            <w:tcW w:w="1163" w:type="dxa"/>
            <w:tcBorders>
              <w:top w:val="single" w:sz="12" w:space="0" w:color="000000"/>
              <w:left w:val="single" w:sz="4" w:space="0" w:color="8AA6B4"/>
              <w:bottom w:val="single" w:sz="4" w:space="0" w:color="8AA6B4"/>
              <w:right w:val="single" w:sz="4" w:space="0" w:color="8AA6B4"/>
            </w:tcBorders>
            <w:shd w:fill="E8F1F5" w:val="clear"/>
          </w:tcPr>
          <w:p>
            <w:pPr>
              <w:pStyle w:val="TableRight"/>
              <w:bidi w:val="0"/>
              <w:jc w:val="right"/>
              <w:rPr/>
            </w:pPr>
            <w:r>
              <w:rPr/>
              <w:t>54</w:t>
            </w:r>
          </w:p>
        </w:tc>
      </w:tr>
      <w:tr>
        <w:trPr/>
        <w:tc>
          <w:tcPr>
            <w:tcW w:w="1157" w:type="dxa"/>
            <w:tcBorders>
              <w:top w:val="single" w:sz="4" w:space="0" w:color="8AA6B4"/>
              <w:left w:val="single" w:sz="4" w:space="0" w:color="8AA6B4"/>
              <w:bottom w:val="single" w:sz="4" w:space="0" w:color="8AA6B4"/>
              <w:right w:val="single" w:sz="4" w:space="0" w:color="8AA6B4"/>
            </w:tcBorders>
          </w:tcPr>
          <w:p>
            <w:pPr>
              <w:pStyle w:val="TableContents"/>
              <w:bidi w:val="0"/>
              <w:jc w:val="left"/>
              <w:rPr/>
            </w:pPr>
            <w:r>
              <w:rPr/>
              <w:t>Jul</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7</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3</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8</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4</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9</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5</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1</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6</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2</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7</w:t>
            </w:r>
          </w:p>
        </w:tc>
        <w:tc>
          <w:tcPr>
            <w:tcW w:w="1163" w:type="dxa"/>
            <w:tcBorders>
              <w:top w:val="single" w:sz="12" w:space="0" w:color="000000"/>
              <w:left w:val="single" w:sz="4" w:space="0" w:color="8AA6B4"/>
              <w:bottom w:val="single" w:sz="4" w:space="0" w:color="8AA6B4"/>
              <w:right w:val="single" w:sz="4" w:space="0" w:color="8AA6B4"/>
            </w:tcBorders>
            <w:shd w:fill="E8F1F5" w:val="clear"/>
          </w:tcPr>
          <w:p>
            <w:pPr>
              <w:pStyle w:val="TableRight"/>
              <w:bidi w:val="0"/>
              <w:jc w:val="right"/>
              <w:rPr/>
            </w:pPr>
            <w:r>
              <w:rPr/>
              <w:t>52</w:t>
            </w:r>
          </w:p>
        </w:tc>
      </w:tr>
      <w:tr>
        <w:trPr/>
        <w:tc>
          <w:tcPr>
            <w:tcW w:w="1157" w:type="dxa"/>
            <w:tcBorders>
              <w:top w:val="single" w:sz="4" w:space="0" w:color="8AA6B4"/>
              <w:left w:val="single" w:sz="4" w:space="0" w:color="8AA6B4"/>
              <w:bottom w:val="single" w:sz="4" w:space="0" w:color="8AA6B4"/>
              <w:right w:val="single" w:sz="4" w:space="0" w:color="8AA6B4"/>
            </w:tcBorders>
          </w:tcPr>
          <w:p>
            <w:pPr>
              <w:pStyle w:val="TableContents"/>
              <w:bidi w:val="0"/>
              <w:jc w:val="left"/>
              <w:rPr/>
            </w:pPr>
            <w:r>
              <w:rPr/>
              <w:t>Aug</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5</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1</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6</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2</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7</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3</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8</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4</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9</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5</w:t>
            </w:r>
          </w:p>
        </w:tc>
        <w:tc>
          <w:tcPr>
            <w:tcW w:w="1163" w:type="dxa"/>
            <w:tcBorders>
              <w:top w:val="single" w:sz="12" w:space="0" w:color="000000"/>
              <w:left w:val="single" w:sz="4" w:space="0" w:color="8AA6B4"/>
              <w:bottom w:val="single" w:sz="4" w:space="0" w:color="8AA6B4"/>
              <w:right w:val="single" w:sz="4" w:space="0" w:color="8AA6B4"/>
            </w:tcBorders>
            <w:shd w:fill="E8F1F5" w:val="clear"/>
          </w:tcPr>
          <w:p>
            <w:pPr>
              <w:pStyle w:val="TableRight"/>
              <w:bidi w:val="0"/>
              <w:jc w:val="right"/>
              <w:rPr/>
            </w:pPr>
            <w:r>
              <w:rPr/>
              <w:t>50</w:t>
            </w:r>
          </w:p>
        </w:tc>
      </w:tr>
      <w:tr>
        <w:trPr/>
        <w:tc>
          <w:tcPr>
            <w:tcW w:w="1157" w:type="dxa"/>
            <w:tcBorders>
              <w:top w:val="single" w:sz="4" w:space="0" w:color="8AA6B4"/>
              <w:left w:val="single" w:sz="4" w:space="0" w:color="8AA6B4"/>
              <w:bottom w:val="single" w:sz="4" w:space="0" w:color="8AA6B4"/>
              <w:right w:val="single" w:sz="4" w:space="0" w:color="8AA6B4"/>
            </w:tcBorders>
          </w:tcPr>
          <w:p>
            <w:pPr>
              <w:pStyle w:val="TableContents"/>
              <w:bidi w:val="0"/>
              <w:jc w:val="left"/>
              <w:rPr/>
            </w:pPr>
            <w:r>
              <w:rPr/>
              <w:t>Sep</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3</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8</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4</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9</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5</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1</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6</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2</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7</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3</w:t>
            </w:r>
          </w:p>
        </w:tc>
        <w:tc>
          <w:tcPr>
            <w:tcW w:w="1163" w:type="dxa"/>
            <w:tcBorders>
              <w:top w:val="single" w:sz="12" w:space="0" w:color="000000"/>
              <w:left w:val="single" w:sz="4" w:space="0" w:color="8AA6B4"/>
              <w:bottom w:val="single" w:sz="4" w:space="0" w:color="8AA6B4"/>
              <w:right w:val="single" w:sz="4" w:space="0" w:color="8AA6B4"/>
            </w:tcBorders>
            <w:shd w:fill="E8F1F5" w:val="clear"/>
          </w:tcPr>
          <w:p>
            <w:pPr>
              <w:pStyle w:val="TableRight"/>
              <w:bidi w:val="0"/>
              <w:jc w:val="right"/>
              <w:rPr/>
            </w:pPr>
            <w:r>
              <w:rPr/>
              <w:t>48</w:t>
            </w:r>
          </w:p>
        </w:tc>
      </w:tr>
      <w:tr>
        <w:trPr/>
        <w:tc>
          <w:tcPr>
            <w:tcW w:w="1157" w:type="dxa"/>
            <w:tcBorders>
              <w:top w:val="single" w:sz="4" w:space="0" w:color="8AA6B4"/>
              <w:left w:val="single" w:sz="4" w:space="0" w:color="8AA6B4"/>
              <w:bottom w:val="single" w:sz="4" w:space="0" w:color="8AA6B4"/>
              <w:right w:val="single" w:sz="4" w:space="0" w:color="8AA6B4"/>
            </w:tcBorders>
          </w:tcPr>
          <w:p>
            <w:pPr>
              <w:pStyle w:val="TableContents"/>
              <w:bidi w:val="0"/>
              <w:jc w:val="left"/>
              <w:rPr/>
            </w:pPr>
            <w:r>
              <w:rPr/>
              <w:t>Oct</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1</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6</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2</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7</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3</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8</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4</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9</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5</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1</w:t>
            </w:r>
          </w:p>
        </w:tc>
        <w:tc>
          <w:tcPr>
            <w:tcW w:w="1163" w:type="dxa"/>
            <w:tcBorders>
              <w:top w:val="single" w:sz="12" w:space="0" w:color="000000"/>
              <w:left w:val="single" w:sz="4" w:space="0" w:color="8AA6B4"/>
              <w:bottom w:val="single" w:sz="4" w:space="0" w:color="8AA6B4"/>
              <w:right w:val="single" w:sz="4" w:space="0" w:color="8AA6B4"/>
            </w:tcBorders>
            <w:shd w:fill="E8F1F5" w:val="clear"/>
          </w:tcPr>
          <w:p>
            <w:pPr>
              <w:pStyle w:val="TableRight"/>
              <w:bidi w:val="0"/>
              <w:jc w:val="right"/>
              <w:rPr/>
            </w:pPr>
            <w:r>
              <w:rPr/>
              <w:t>46</w:t>
            </w:r>
          </w:p>
        </w:tc>
      </w:tr>
      <w:tr>
        <w:trPr/>
        <w:tc>
          <w:tcPr>
            <w:tcW w:w="1157" w:type="dxa"/>
            <w:tcBorders>
              <w:top w:val="single" w:sz="4" w:space="0" w:color="8AA6B4"/>
              <w:left w:val="single" w:sz="4" w:space="0" w:color="8AA6B4"/>
              <w:bottom w:val="single" w:sz="4" w:space="0" w:color="8AA6B4"/>
              <w:right w:val="single" w:sz="4" w:space="0" w:color="8AA6B4"/>
            </w:tcBorders>
          </w:tcPr>
          <w:p>
            <w:pPr>
              <w:pStyle w:val="TableContents"/>
              <w:bidi w:val="0"/>
              <w:jc w:val="left"/>
              <w:rPr/>
            </w:pPr>
            <w:r>
              <w:rPr/>
              <w:t>Nov</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8</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4</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9</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5</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1</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6</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2</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7</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3</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8</w:t>
            </w:r>
          </w:p>
        </w:tc>
        <w:tc>
          <w:tcPr>
            <w:tcW w:w="1163" w:type="dxa"/>
            <w:tcBorders>
              <w:top w:val="single" w:sz="12" w:space="0" w:color="000000"/>
              <w:left w:val="single" w:sz="4" w:space="0" w:color="8AA6B4"/>
              <w:bottom w:val="single" w:sz="4" w:space="0" w:color="8AA6B4"/>
              <w:right w:val="single" w:sz="4" w:space="0" w:color="8AA6B4"/>
            </w:tcBorders>
            <w:shd w:fill="E8F1F5" w:val="clear"/>
          </w:tcPr>
          <w:p>
            <w:pPr>
              <w:pStyle w:val="TableRight"/>
              <w:bidi w:val="0"/>
              <w:jc w:val="right"/>
              <w:rPr/>
            </w:pPr>
            <w:r>
              <w:rPr/>
              <w:t>53</w:t>
            </w:r>
          </w:p>
        </w:tc>
      </w:tr>
      <w:tr>
        <w:trPr/>
        <w:tc>
          <w:tcPr>
            <w:tcW w:w="1157" w:type="dxa"/>
            <w:tcBorders>
              <w:top w:val="single" w:sz="4" w:space="0" w:color="8AA6B4"/>
              <w:left w:val="single" w:sz="4" w:space="0" w:color="8AA6B4"/>
              <w:bottom w:val="single" w:sz="4" w:space="0" w:color="8AA6B4"/>
              <w:right w:val="single" w:sz="4" w:space="0" w:color="8AA6B4"/>
            </w:tcBorders>
          </w:tcPr>
          <w:p>
            <w:pPr>
              <w:pStyle w:val="TableContents"/>
              <w:bidi w:val="0"/>
              <w:jc w:val="left"/>
              <w:rPr/>
            </w:pPr>
            <w:r>
              <w:rPr/>
              <w:t>Dec</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6</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2</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7</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3</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8</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4</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9</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5</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1</w:t>
            </w:r>
          </w:p>
        </w:tc>
        <w:tc>
          <w:tcPr>
            <w:tcW w:w="1157" w:type="dxa"/>
            <w:tcBorders>
              <w:top w:val="single" w:sz="4" w:space="0" w:color="8AA6B4"/>
              <w:left w:val="single" w:sz="4" w:space="0" w:color="8AA6B4"/>
              <w:bottom w:val="single" w:sz="4" w:space="0" w:color="8AA6B4"/>
              <w:right w:val="single" w:sz="4" w:space="0" w:color="8AA6B4"/>
            </w:tcBorders>
          </w:tcPr>
          <w:p>
            <w:pPr>
              <w:pStyle w:val="TableRight"/>
              <w:bidi w:val="0"/>
              <w:jc w:val="right"/>
              <w:rPr/>
            </w:pPr>
            <w:r>
              <w:rPr/>
              <w:t>6</w:t>
            </w:r>
          </w:p>
        </w:tc>
        <w:tc>
          <w:tcPr>
            <w:tcW w:w="1163" w:type="dxa"/>
            <w:tcBorders>
              <w:top w:val="single" w:sz="12" w:space="0" w:color="000000"/>
              <w:left w:val="single" w:sz="4" w:space="0" w:color="8AA6B4"/>
              <w:bottom w:val="single" w:sz="4" w:space="0" w:color="8AA6B4"/>
              <w:right w:val="single" w:sz="4" w:space="0" w:color="8AA6B4"/>
            </w:tcBorders>
            <w:shd w:fill="E8F1F5" w:val="clear"/>
          </w:tcPr>
          <w:p>
            <w:pPr>
              <w:pStyle w:val="TableRight"/>
              <w:bidi w:val="0"/>
              <w:jc w:val="right"/>
              <w:rPr/>
            </w:pPr>
            <w:r>
              <w:rPr/>
              <w:t>51</w:t>
            </w:r>
          </w:p>
        </w:tc>
      </w:tr>
    </w:tbl>
    <w:p>
      <w:pPr>
        <w:pStyle w:val="BodyText"/>
        <w:bidi w:val="0"/>
        <w:spacing w:lineRule="auto" w:line="300" w:before="0" w:after="125"/>
        <w:jc w:val="left"/>
        <w:rPr/>
      </w:pPr>
      <w:r>
        <w:rPr/>
        <w:t>Nights let at each berth, by month.</w:t>
      </w:r>
    </w:p>
    <w:sectPr>
      <w:footnotePr>
        <w:numFmt w:val="decimal"/>
      </w:footnotePr>
      <w:type w:val="continuous"/>
      <w:pgSz w:w="11906" w:h="16838"/>
      <w:pgMar w:left="1247" w:right="1247" w:gutter="0" w:header="850" w:top="1284" w:footer="680" w:bottom="1114"/>
      <w:pgNumType w:fmt="decimal"/>
      <w:formProt w:val="false"/>
      <w:textDirection w:val="lrTb"/>
      <w:docGrid w:type="default" w:linePitch="600" w:charSpace="36864"/>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exav" w:date="2000-01-01T00:00:00Z" w:initials="">
    <w:p>
      <w:pPr>
        <w:overflowPunct w:val="false"/>
        <w:bidi w:val="0"/>
        <w:rPr/>
      </w:pPr>
      <w:r>
        <w:rPr>
          <w:rFonts w:cs="DejaVu Sans" w:eastAsia="DejaVu Sans"/>
          <w:kern w:val="0"/>
          <w:sz w:val="24"/>
          <w:lang w:bidi="en-US" w:val="en-US" w:eastAsia="en-US"/>
        </w:rPr>
        <w:t>A comment: the viewer shows or ignores it.</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t xml:space="preserve">Page </w:t>
    </w:r>
    <w:r>
      <w:rPr/>
      <w:fldChar w:fldCharType="begin"/>
    </w:r>
    <w:r>
      <w:rPr/>
      <w:instrText xml:space="preserve"> PAGE </w:instrText>
    </w:r>
    <w:r>
      <w:rPr/>
      <w:fldChar w:fldCharType="separate"/>
    </w:r>
    <w:r>
      <w:rPr/>
      <w:t>5</w:t>
    </w:r>
    <w:r>
      <w:rPr/>
      <w:fldChar w:fldCharType="end"/>
    </w:r>
    <w:r>
      <w:rPr/>
      <w:t xml:space="preserve"> of </w:t>
    </w:r>
    <w:r>
      <w:rPr/>
      <w:fldChar w:fldCharType="begin"/>
    </w:r>
    <w:r>
      <w:rPr/>
      <w:instrText xml:space="preserve"> NUMPAGES </w:instrText>
    </w:r>
    <w:r>
      <w:rPr/>
      <w:fldChar w:fldCharType="separate"/>
    </w:r>
    <w:r>
      <w:rPr/>
      <w:t>5</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bidi w:val="0"/>
        <w:ind w:hanging="283" w:left="283"/>
        <w:jc w:val="left"/>
        <w:rPr/>
      </w:pPr>
      <w:r>
        <w:rPr>
          <w:rStyle w:val="FootnoteCharacters"/>
        </w:rPr>
        <w:footnoteRef/>
      </w:r>
      <w:r>
        <w:rPr/>
        <w:tab/>
        <w:t>The register of 2000 lists sixty berths.</w:t>
      </w:r>
    </w:p>
  </w:footnote>
  <w:footnote w:id="3">
    <w:p>
      <w:pPr>
        <w:pStyle w:val="FootnoteText"/>
        <w:bidi w:val="0"/>
        <w:ind w:hanging="283" w:left="283"/>
        <w:jc w:val="left"/>
        <w:rPr/>
      </w:pPr>
      <w:r>
        <w:rPr>
          <w:rStyle w:val="FootnoteCharacters"/>
        </w:rPr>
        <w:footnoteRef/>
      </w:r>
      <w:r>
        <w:rPr/>
        <w:tab/>
        <w:t xml:space="preserve">A second footnote, with </w:t>
      </w:r>
      <w:r>
        <w:rPr>
          <w:rStyle w:val="Emphasis"/>
        </w:rPr>
        <w:t>emphasis</w:t>
      </w:r>
      <w:r>
        <w:rPr/>
        <w:t>.</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left"/>
      <w:rPr/>
    </w:pPr>
    <w:r>
      <w:rPr/>
      <w:t>Harbour handbook</w:t>
      <w:tab/>
      <w:tab/>
      <w:t>exav demo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
      <w:lvlJc w:val="left"/>
      <w:pPr>
        <w:tabs>
          <w:tab w:val="num" w:pos="510"/>
        </w:tabs>
        <w:ind w:left="510" w:hanging="510"/>
      </w:pPr>
    </w:lvl>
    <w:lvl w:ilvl="1">
      <w:start w:val="1"/>
      <w:pStyle w:val="Heading2"/>
      <w:numFmt w:val="decimal"/>
      <w:lvlText w:val="%1.%2 "/>
      <w:lvlJc w:val="left"/>
      <w:pPr>
        <w:tabs>
          <w:tab w:val="num" w:pos="680"/>
        </w:tabs>
        <w:ind w:left="680" w:hanging="68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510"/>
        </w:tabs>
        <w:ind w:left="510" w:hanging="283"/>
      </w:pPr>
      <w:rPr>
        <w:rFonts w:ascii="Symbol" w:hAnsi="Symbol" w:cs="Symbol" w:hint="default"/>
      </w:rPr>
    </w:lvl>
    <w:lvl w:ilvl="1">
      <w:start w:val="1"/>
      <w:numFmt w:val="bullet"/>
      <w:lvlText w:val="◦"/>
      <w:lvlJc w:val="left"/>
      <w:pPr>
        <w:tabs>
          <w:tab w:val="num" w:pos="964"/>
        </w:tabs>
        <w:ind w:left="964" w:hanging="283"/>
      </w:pPr>
      <w:rPr>
        <w:rFonts w:ascii="OpenSymbol" w:hAnsi="OpenSymbol" w:cs="OpenSymbol" w:hint="default"/>
      </w:rPr>
    </w:lvl>
    <w:lvl w:ilvl="2">
      <w:start w:val="1"/>
      <w:numFmt w:val="bullet"/>
      <w:lvlText w:val="▪"/>
      <w:lvlJc w:val="left"/>
      <w:pPr>
        <w:tabs>
          <w:tab w:val="num" w:pos="1417"/>
        </w:tabs>
        <w:ind w:left="1417" w:hanging="283"/>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510"/>
        </w:tabs>
        <w:ind w:left="510" w:hanging="340"/>
      </w:pPr>
    </w:lvl>
    <w:lvl w:ilvl="1">
      <w:start w:val="1"/>
      <w:numFmt w:val="lowerLetter"/>
      <w:lvlText w:val="%2)"/>
      <w:lvlJc w:val="left"/>
      <w:pPr>
        <w:tabs>
          <w:tab w:val="num" w:pos="1020"/>
        </w:tabs>
        <w:ind w:left="1020" w:hanging="34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kern w:val="2"/>
        <w:sz w:val="22"/>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WenQuanYi Zen Hei" w:cs="FreeSans"/>
      <w:color w:val="auto"/>
      <w:kern w:val="2"/>
      <w:sz w:val="22"/>
      <w:szCs w:val="24"/>
      <w:lang w:val="en-US" w:eastAsia="zh-CN" w:bidi="hi-IN"/>
    </w:rPr>
  </w:style>
  <w:style w:type="paragraph" w:styleId="Heading1">
    <w:name w:val="heading 1"/>
    <w:basedOn w:val="Heading"/>
    <w:next w:val="BodyText"/>
    <w:qFormat/>
    <w:pPr>
      <w:numPr>
        <w:ilvl w:val="0"/>
        <w:numId w:val="1"/>
      </w:numPr>
      <w:outlineLvl w:val="0"/>
    </w:pPr>
    <w:rPr>
      <w:color w:val="0B4F6C"/>
      <w:sz w:val="34"/>
    </w:rPr>
  </w:style>
  <w:style w:type="paragraph" w:styleId="Heading2">
    <w:name w:val="heading 2"/>
    <w:basedOn w:val="Heading"/>
    <w:next w:val="BodyText"/>
    <w:qFormat/>
    <w:pPr>
      <w:numPr>
        <w:ilvl w:val="1"/>
        <w:numId w:val="1"/>
      </w:numPr>
      <w:outlineLvl w:val="1"/>
    </w:pPr>
    <w:rPr>
      <w:color w:val="146C94"/>
      <w:sz w:val="26"/>
    </w:rPr>
  </w:style>
  <w:style w:type="character" w:styleId="Strong">
    <w:name w:val="Strong"/>
    <w:qFormat/>
    <w:rPr>
      <w:b/>
    </w:rPr>
  </w:style>
  <w:style w:type="character" w:styleId="Emphasis">
    <w:name w:val="Emphasis"/>
    <w:qFormat/>
    <w:rPr>
      <w:i/>
    </w:rPr>
  </w:style>
  <w:style w:type="character" w:styleId="Underline">
    <w:name w:val="Underline"/>
    <w:qFormat/>
    <w:rPr>
      <w:u w:val="single"/>
    </w:rPr>
  </w:style>
  <w:style w:type="character" w:styleId="Strike">
    <w:name w:val="Strike"/>
    <w:qFormat/>
    <w:rPr>
      <w:strike/>
    </w:rPr>
  </w:style>
  <w:style w:type="character" w:styleId="Red">
    <w:name w:val="Red"/>
    <w:qFormat/>
    <w:rPr>
      <w:color w:val="C0392B"/>
    </w:rPr>
  </w:style>
  <w:style w:type="character" w:styleId="Highlight">
    <w:name w:val="Highlight"/>
    <w:qFormat/>
    <w:rPr>
      <w:shd w:fill="FFEB3B" w:val="clear"/>
    </w:rPr>
  </w:style>
  <w:style w:type="character" w:styleId="SmallCaps">
    <w:name w:val="SmallCaps"/>
    <w:qFormat/>
    <w:rPr>
      <w:smallCaps/>
    </w:rPr>
  </w:style>
  <w:style w:type="character" w:styleId="Big">
    <w:name w:val="Big"/>
    <w:qFormat/>
    <w:rPr>
      <w:sz w:val="30"/>
    </w:rPr>
  </w:style>
  <w:style w:type="character" w:styleId="Mono">
    <w:name w:val="Mono"/>
    <w:qFormat/>
    <w:rPr>
      <w:rFonts w:ascii="Liberation Mono" w:hAnsi="Liberation Mono"/>
      <w:sz w:val="20"/>
    </w:rPr>
  </w:style>
  <w:style w:type="character" w:styleId="Sub">
    <w:name w:val="Sub"/>
    <w:qFormat/>
    <w:rPr>
      <w:vertAlign w:val="subscript"/>
    </w:rPr>
  </w:style>
  <w:style w:type="character" w:styleId="Super">
    <w:name w:val="Super"/>
    <w:qFormat/>
    <w:rPr>
      <w:vertAlign w:val="superscript"/>
    </w:rPr>
  </w:style>
  <w:style w:type="character" w:styleId="Hyperlink">
    <w:name w:val="Hyperlink"/>
    <w:rPr>
      <w:color w:val="0645AD"/>
      <w:u w:val="single"/>
    </w:rPr>
  </w:style>
  <w:style w:type="character" w:styleId="FollowedHyperlink">
    <w:name w:val="FollowedHyperlink"/>
    <w:rPr>
      <w:color w:val="6A1B9A"/>
      <w:u w:val="single"/>
    </w:rPr>
  </w:style>
  <w:style w:type="character" w:styleId="IndexLink">
    <w:name w:val="Index Link"/>
    <w:qFormat/>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55" w:after="113"/>
    </w:pPr>
    <w:rPr>
      <w:rFonts w:ascii="Liberation Sans" w:hAnsi="Liberation Sans"/>
      <w:b/>
    </w:rPr>
  </w:style>
  <w:style w:type="paragraph" w:styleId="BodyText">
    <w:name w:val="Body Text"/>
    <w:basedOn w:val="Normal"/>
    <w:pPr>
      <w:spacing w:lineRule="auto" w:line="300" w:before="0" w:after="125"/>
    </w:pPr>
    <w:rPr/>
  </w:style>
  <w:style w:type="paragraph" w:styleId="List">
    <w:name w:val="List"/>
    <w:basedOn w:val="BodyText"/>
    <w:pPr/>
    <w:rPr>
      <w:rFonts w:cs="FreeSans"/>
    </w:rPr>
  </w:style>
  <w:style w:type="paragraph" w:styleId="Caption">
    <w:name w:val="caption"/>
    <w:basedOn w:val="Normal"/>
    <w:qFormat/>
    <w:pPr>
      <w:spacing w:before="57" w:after="113"/>
    </w:pPr>
    <w:rPr>
      <w:i/>
      <w:color w:val="444444"/>
      <w:sz w:val="18"/>
    </w:rPr>
  </w:style>
  <w:style w:type="paragraph" w:styleId="Index">
    <w:name w:val="Index"/>
    <w:basedOn w:val="Normal"/>
    <w:qFormat/>
    <w:pPr>
      <w:suppressLineNumbers/>
    </w:pPr>
    <w:rPr>
      <w:rFonts w:cs="FreeSans"/>
    </w:rPr>
  </w:style>
  <w:style w:type="paragraph" w:styleId="Title">
    <w:name w:val="Title"/>
    <w:basedOn w:val="Normal"/>
    <w:next w:val="Subtitle"/>
    <w:qFormat/>
    <w:pPr>
      <w:spacing w:before="1701" w:after="170"/>
      <w:jc w:val="left"/>
    </w:pPr>
    <w:rPr>
      <w:rFonts w:ascii="Liberation Sans" w:hAnsi="Liberation Sans"/>
      <w:b/>
      <w:color w:val="0B4F6C"/>
      <w:sz w:val="60"/>
    </w:rPr>
  </w:style>
  <w:style w:type="paragraph" w:styleId="Subtitle">
    <w:name w:val="Subtitle"/>
    <w:basedOn w:val="Normal"/>
    <w:qFormat/>
    <w:pPr>
      <w:spacing w:before="0" w:after="340"/>
    </w:pPr>
    <w:rPr>
      <w:rFonts w:ascii="Liberation Sans" w:hAnsi="Liberation Sans"/>
      <w:color w:val="555555"/>
      <w:sz w:val="32"/>
    </w:rPr>
  </w:style>
  <w:style w:type="paragraph" w:styleId="Author">
    <w:name w:val="Author"/>
    <w:basedOn w:val="Normal"/>
    <w:qFormat/>
    <w:pPr>
      <w:spacing w:before="0" w:after="57"/>
    </w:pPr>
    <w:rPr>
      <w:color w:val="666666"/>
      <w:sz w:val="20"/>
    </w:rPr>
  </w:style>
  <w:style w:type="paragraph" w:styleId="Heading1Landscape">
    <w:name w:val="Heading 1 Landscape"/>
    <w:basedOn w:val="Heading1"/>
    <w:qFormat/>
    <w:pPr>
      <w:pageBreakBefore/>
      <w:numPr>
        <w:ilvl w:val="0"/>
        <w:numId w:val="0"/>
      </w:numPr>
      <w:outlineLvl w:val="9"/>
    </w:pPr>
    <w:rPr/>
  </w:style>
  <w:style w:type="paragraph" w:styleId="IndexHeading">
    <w:name w:val="index heading"/>
    <w:basedOn w:val="Heading"/>
    <w:pPr>
      <w:suppressLineNumbers/>
      <w:ind w:hanging="0" w:left="0"/>
    </w:pPr>
    <w:rPr>
      <w:b/>
      <w:bCs/>
      <w:sz w:val="32"/>
      <w:szCs w:val="32"/>
    </w:rPr>
  </w:style>
  <w:style w:type="paragraph" w:styleId="TOCHeading">
    <w:name w:val="TOC Heading"/>
    <w:basedOn w:val="Normal"/>
    <w:qFormat/>
    <w:pPr>
      <w:spacing w:before="850" w:after="170"/>
    </w:pPr>
    <w:rPr>
      <w:rFonts w:ascii="Liberation Sans" w:hAnsi="Liberation Sans"/>
      <w:b/>
      <w:sz w:val="30"/>
    </w:rPr>
  </w:style>
  <w:style w:type="paragraph" w:styleId="TOC1">
    <w:name w:val="toc 1"/>
    <w:basedOn w:val="Normal"/>
    <w:pPr>
      <w:spacing w:before="0" w:after="57"/>
    </w:pPr>
    <w:rPr/>
  </w:style>
  <w:style w:type="paragraph" w:styleId="BlockQuotation">
    <w:name w:val="Block Quotation"/>
    <w:basedOn w:val="Normal"/>
    <w:qFormat/>
    <w:pPr>
      <w:pBdr>
        <w:left w:val="single" w:sz="18" w:space="4" w:color="146C94"/>
      </w:pBdr>
      <w:spacing w:before="113" w:after="170"/>
      <w:ind w:left="567" w:right="567"/>
    </w:pPr>
    <w:rPr>
      <w:i/>
      <w:color w:val="333333"/>
    </w:rPr>
  </w:style>
  <w:style w:type="paragraph" w:styleId="Justified">
    <w:name w:val="Justified"/>
    <w:basedOn w:val="BodyText"/>
    <w:qFormat/>
    <w:pPr>
      <w:jc w:val="both"/>
    </w:pPr>
    <w:rPr/>
  </w:style>
  <w:style w:type="paragraph" w:styleId="Centered">
    <w:name w:val="Centered"/>
    <w:basedOn w:val="BodyText"/>
    <w:qFormat/>
    <w:pPr>
      <w:jc w:val="center"/>
    </w:pPr>
    <w:rPr/>
  </w:style>
  <w:style w:type="paragraph" w:styleId="Right">
    <w:name w:val="Right"/>
    <w:basedOn w:val="BodyText"/>
    <w:qFormat/>
    <w:pPr>
      <w:jc w:val="right"/>
    </w:pPr>
    <w:rPr/>
  </w:style>
  <w:style w:type="paragraph" w:styleId="Indented">
    <w:name w:val="Indented"/>
    <w:basedOn w:val="BodyText"/>
    <w:qFormat/>
    <w:pPr>
      <w:pBdr>
        <w:left w:val="single" w:sz="8" w:space="6" w:color="999999"/>
      </w:pBdr>
      <w:ind w:left="850"/>
    </w:pPr>
    <w:rPr/>
  </w:style>
  <w:style w:type="paragraph" w:styleId="Code">
    <w:name w:val="Code"/>
    <w:basedOn w:val="Normal"/>
    <w:qFormat/>
    <w:pPr>
      <w:pBdr/>
      <w:shd w:fill="F0F0F0" w:val="clear"/>
      <w:spacing w:before="0" w:after="0"/>
      <w:ind w:left="283"/>
    </w:pPr>
    <w:rPr>
      <w:rFonts w:ascii="Liberation Mono" w:hAnsi="Liberation Mono"/>
      <w:sz w:val="19"/>
    </w:rPr>
  </w:style>
  <w:style w:type="paragraph" w:styleId="FootnoteText">
    <w:name w:val="footnote text"/>
    <w:basedOn w:val="Normal"/>
    <w:pPr>
      <w:ind w:hanging="283" w:left="283"/>
    </w:pPr>
    <w:rPr>
      <w:sz w:val="18"/>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rPr>
      <w:color w:val="666666"/>
      <w:sz w:val="18"/>
    </w:rPr>
  </w:style>
  <w:style w:type="paragraph" w:styleId="Footer">
    <w:name w:val="footer"/>
    <w:basedOn w:val="Normal"/>
    <w:pPr>
      <w:jc w:val="center"/>
    </w:pPr>
    <w:rPr>
      <w:color w:val="666666"/>
      <w:sz w:val="18"/>
    </w:rPr>
  </w:style>
  <w:style w:type="paragraph" w:styleId="ListContents">
    <w:name w:val="List Contents"/>
    <w:basedOn w:val="Normal"/>
    <w:qFormat/>
    <w:pPr>
      <w:spacing w:before="0" w:after="45"/>
    </w:pPr>
    <w:rPr/>
  </w:style>
  <w:style w:type="paragraph" w:styleId="TableContents">
    <w:name w:val="Table Contents"/>
    <w:basedOn w:val="Normal"/>
    <w:qFormat/>
    <w:pPr/>
    <w:rPr/>
  </w:style>
  <w:style w:type="paragraph" w:styleId="TableHeading">
    <w:name w:val="Table Heading"/>
    <w:basedOn w:val="TableContents"/>
    <w:qFormat/>
    <w:pPr>
      <w:jc w:val="center"/>
    </w:pPr>
    <w:rPr>
      <w:b/>
      <w:color w:val="FFFFFF"/>
    </w:rPr>
  </w:style>
  <w:style w:type="paragraph" w:styleId="TableRight">
    <w:name w:val="Table Right"/>
    <w:basedOn w:val="TableContents"/>
    <w:qFormat/>
    <w:pPr>
      <w:jc w:val="right"/>
    </w:pPr>
    <w:rPr/>
  </w:style>
  <w:style w:type="numbering" w:styleId="L1">
    <w:name w:val="L1"/>
    <w:qFormat/>
  </w:style>
  <w:style w:type="numbering" w:styleId="L2">
    <w:name w:val="L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yperlink" Target="https://exav.org/" TargetMode="Externa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LibreOffice/25.2.3.2$Linux_AARCH64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2000-01-01T00:00:00Z</dcterms:created>
  <dc:creator>exav project</dc:creator>
  <dc:description/>
  <cp:keywords>demo</cp:keywords>
  <dc:language>en-US</dc:language>
  <cp:lastModifiedBy/>
  <cp:revision>0</cp:revision>
  <dc:subject>A document made for the exav demo (CC0-1.0)</dc:subject>
  <dc:title>Harbour handbook</dc:title>
</cp:coreProperties>
</file>